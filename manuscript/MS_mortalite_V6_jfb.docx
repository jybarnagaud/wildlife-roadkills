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8F4D4" w14:textId="61BB2E7E" w:rsidR="00791312" w:rsidRPr="00235BC3" w:rsidRDefault="0058139E" w:rsidP="00235BC3">
      <w:pPr>
        <w:spacing w:line="480" w:lineRule="auto"/>
        <w:jc w:val="center"/>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Spatial </w:t>
      </w:r>
      <w:r w:rsidR="00F107AA" w:rsidRPr="00235BC3">
        <w:rPr>
          <w:rFonts w:ascii="Times New Roman" w:hAnsi="Times New Roman" w:cs="Times New Roman"/>
          <w:b/>
          <w:sz w:val="24"/>
          <w:szCs w:val="24"/>
          <w:lang w:val="en-GB"/>
        </w:rPr>
        <w:t>analysis of the wildlife roadkill risk</w:t>
      </w:r>
      <w:r w:rsidRPr="00235BC3">
        <w:rPr>
          <w:rFonts w:ascii="Times New Roman" w:hAnsi="Times New Roman" w:cs="Times New Roman"/>
          <w:b/>
          <w:sz w:val="24"/>
          <w:szCs w:val="24"/>
          <w:lang w:val="en-GB"/>
        </w:rPr>
        <w:t xml:space="preserve"> at a regional scale</w:t>
      </w:r>
      <w:r w:rsidR="009A2AA5" w:rsidRPr="00235BC3">
        <w:rPr>
          <w:rFonts w:ascii="Times New Roman" w:hAnsi="Times New Roman" w:cs="Times New Roman"/>
          <w:b/>
          <w:sz w:val="24"/>
          <w:szCs w:val="24"/>
          <w:lang w:val="en-GB"/>
        </w:rPr>
        <w:t>.</w:t>
      </w:r>
      <w:r w:rsidRPr="00235BC3">
        <w:rPr>
          <w:rFonts w:ascii="Times New Roman" w:hAnsi="Times New Roman" w:cs="Times New Roman"/>
          <w:b/>
          <w:sz w:val="24"/>
          <w:szCs w:val="24"/>
          <w:lang w:val="en-GB"/>
        </w:rPr>
        <w:t xml:space="preserve"> </w:t>
      </w:r>
    </w:p>
    <w:p w14:paraId="4CD53807" w14:textId="77777777" w:rsidR="0058139E" w:rsidRPr="00235BC3" w:rsidRDefault="00123A0B"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7000 mots au total de la page de titre à la dernière figure (hors annexes). Interligne double, manuscrit anonymisé, format d’abstract imposé</w:t>
      </w:r>
    </w:p>
    <w:p w14:paraId="2AD33FF5" w14:textId="77777777" w:rsidR="00123A0B" w:rsidRPr="00235BC3" w:rsidRDefault="00123A0B" w:rsidP="00235BC3">
      <w:pPr>
        <w:spacing w:line="480" w:lineRule="auto"/>
        <w:rPr>
          <w:rFonts w:ascii="Times New Roman" w:hAnsi="Times New Roman" w:cs="Times New Roman"/>
          <w:sz w:val="24"/>
          <w:szCs w:val="24"/>
        </w:rPr>
      </w:pPr>
    </w:p>
    <w:p w14:paraId="05496490" w14:textId="4CA65D1E" w:rsidR="008B4263" w:rsidRPr="00235BC3" w:rsidRDefault="008B4263" w:rsidP="00235BC3">
      <w:pPr>
        <w:spacing w:line="480" w:lineRule="auto"/>
        <w:rPr>
          <w:rFonts w:ascii="Times New Roman" w:hAnsi="Times New Roman" w:cs="Times New Roman"/>
          <w:sz w:val="24"/>
          <w:szCs w:val="24"/>
        </w:rPr>
      </w:pPr>
      <w:proofErr w:type="spellStart"/>
      <w:r w:rsidRPr="00235BC3">
        <w:rPr>
          <w:rFonts w:ascii="Times New Roman" w:hAnsi="Times New Roman" w:cs="Times New Roman"/>
          <w:b/>
          <w:sz w:val="24"/>
          <w:szCs w:val="24"/>
        </w:rPr>
        <w:t>Authors</w:t>
      </w:r>
      <w:proofErr w:type="spellEnd"/>
      <w:r w:rsidR="000C56A7" w:rsidRPr="00235BC3">
        <w:rPr>
          <w:rFonts w:ascii="Times New Roman" w:hAnsi="Times New Roman" w:cs="Times New Roman"/>
          <w:b/>
          <w:sz w:val="24"/>
          <w:szCs w:val="24"/>
        </w:rPr>
        <w:t xml:space="preserve"> </w:t>
      </w:r>
    </w:p>
    <w:p w14:paraId="6BA39185" w14:textId="3CEB29D1" w:rsidR="000C56A7" w:rsidRPr="00235BC3" w:rsidRDefault="000C56A7" w:rsidP="00235BC3">
      <w:pPr>
        <w:spacing w:line="480" w:lineRule="auto"/>
        <w:rPr>
          <w:rFonts w:ascii="Times New Roman" w:hAnsi="Times New Roman" w:cs="Times New Roman"/>
          <w:sz w:val="24"/>
          <w:szCs w:val="24"/>
        </w:rPr>
      </w:pPr>
      <w:proofErr w:type="spellStart"/>
      <w:r w:rsidRPr="00235BC3">
        <w:rPr>
          <w:rFonts w:ascii="Times New Roman" w:hAnsi="Times New Roman" w:cs="Times New Roman"/>
          <w:sz w:val="24"/>
          <w:szCs w:val="24"/>
        </w:rPr>
        <w:t>Papaïx</w:t>
      </w:r>
      <w:proofErr w:type="spellEnd"/>
      <w:r w:rsidRPr="00235BC3">
        <w:rPr>
          <w:rFonts w:ascii="Times New Roman" w:hAnsi="Times New Roman" w:cs="Times New Roman"/>
          <w:sz w:val="24"/>
          <w:szCs w:val="24"/>
        </w:rPr>
        <w:t>, Julien</w:t>
      </w:r>
      <w:r w:rsidR="00235BC3" w:rsidRPr="00235BC3">
        <w:rPr>
          <w:rFonts w:ascii="Times New Roman" w:hAnsi="Times New Roman" w:cs="Times New Roman"/>
          <w:sz w:val="24"/>
          <w:szCs w:val="24"/>
          <w:vertAlign w:val="superscript"/>
        </w:rPr>
        <w:t>1</w:t>
      </w:r>
      <w:r w:rsidR="00235BC3" w:rsidRPr="00235BC3">
        <w:rPr>
          <w:rFonts w:ascii="Times New Roman" w:hAnsi="Times New Roman" w:cs="Times New Roman"/>
          <w:sz w:val="24"/>
          <w:szCs w:val="24"/>
        </w:rPr>
        <w:t>*</w:t>
      </w:r>
    </w:p>
    <w:p w14:paraId="53D25EA9" w14:textId="438A2014" w:rsidR="00235BC3" w:rsidRPr="00235BC3" w:rsidRDefault="00235BC3"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Barnagaud, Jean-Yves</w:t>
      </w:r>
      <w:r w:rsidRPr="00235BC3">
        <w:rPr>
          <w:rFonts w:ascii="Times New Roman" w:hAnsi="Times New Roman" w:cs="Times New Roman"/>
          <w:sz w:val="24"/>
          <w:szCs w:val="24"/>
          <w:vertAlign w:val="superscript"/>
        </w:rPr>
        <w:t>2</w:t>
      </w:r>
      <w:r w:rsidRPr="00235BC3">
        <w:rPr>
          <w:rFonts w:ascii="Times New Roman" w:hAnsi="Times New Roman" w:cs="Times New Roman"/>
          <w:sz w:val="24"/>
          <w:szCs w:val="24"/>
        </w:rPr>
        <w:t>*</w:t>
      </w:r>
      <w:r w:rsidR="000817D5">
        <w:rPr>
          <w:rFonts w:ascii="Times New Roman" w:hAnsi="Times New Roman" w:cs="Times New Roman"/>
          <w:sz w:val="24"/>
          <w:szCs w:val="24"/>
        </w:rPr>
        <w:t xml:space="preserve"> ORCID </w:t>
      </w:r>
      <w:r w:rsidR="000817D5" w:rsidRPr="000817D5">
        <w:rPr>
          <w:rFonts w:ascii="Times New Roman" w:hAnsi="Times New Roman" w:cs="Times New Roman"/>
          <w:sz w:val="24"/>
          <w:szCs w:val="24"/>
        </w:rPr>
        <w:t>0000-0002-8438-7809</w:t>
      </w:r>
    </w:p>
    <w:p w14:paraId="4D555587" w14:textId="037B01AF" w:rsidR="000C56A7" w:rsidRPr="00235BC3" w:rsidRDefault="000C56A7" w:rsidP="00235BC3">
      <w:pPr>
        <w:spacing w:line="480" w:lineRule="auto"/>
        <w:rPr>
          <w:rFonts w:ascii="Times New Roman" w:hAnsi="Times New Roman" w:cs="Times New Roman"/>
          <w:sz w:val="24"/>
          <w:szCs w:val="24"/>
        </w:rPr>
      </w:pPr>
      <w:proofErr w:type="spellStart"/>
      <w:r w:rsidRPr="00235BC3">
        <w:rPr>
          <w:rFonts w:ascii="Times New Roman" w:hAnsi="Times New Roman" w:cs="Times New Roman"/>
          <w:sz w:val="24"/>
          <w:szCs w:val="24"/>
        </w:rPr>
        <w:t>Vandroux</w:t>
      </w:r>
      <w:proofErr w:type="spellEnd"/>
      <w:r w:rsidRPr="00235BC3">
        <w:rPr>
          <w:rFonts w:ascii="Times New Roman" w:hAnsi="Times New Roman" w:cs="Times New Roman"/>
          <w:sz w:val="24"/>
          <w:szCs w:val="24"/>
        </w:rPr>
        <w:t>, Maëliss</w:t>
      </w:r>
      <w:r w:rsidR="00235BC3" w:rsidRPr="00235BC3">
        <w:rPr>
          <w:rFonts w:ascii="Times New Roman" w:hAnsi="Times New Roman" w:cs="Times New Roman"/>
          <w:sz w:val="24"/>
          <w:szCs w:val="24"/>
          <w:vertAlign w:val="superscript"/>
        </w:rPr>
        <w:t>2</w:t>
      </w:r>
      <w:r w:rsidR="00000309">
        <w:rPr>
          <w:rFonts w:ascii="Times New Roman" w:hAnsi="Times New Roman" w:cs="Times New Roman"/>
          <w:sz w:val="24"/>
          <w:szCs w:val="24"/>
          <w:vertAlign w:val="superscript"/>
        </w:rPr>
        <w:t>,</w:t>
      </w:r>
      <w:r w:rsidR="00000309" w:rsidRPr="00000309">
        <w:rPr>
          <w:rFonts w:ascii="Times New Roman" w:hAnsi="Times New Roman" w:cs="Times New Roman"/>
          <w:sz w:val="24"/>
          <w:szCs w:val="24"/>
          <w:highlight w:val="yellow"/>
          <w:vertAlign w:val="superscript"/>
        </w:rPr>
        <w:t>5</w:t>
      </w:r>
    </w:p>
    <w:p w14:paraId="5DBF0AB6" w14:textId="35F3D778" w:rsidR="000C56A7" w:rsidRDefault="000C56A7" w:rsidP="00235BC3">
      <w:pPr>
        <w:spacing w:line="480" w:lineRule="auto"/>
        <w:rPr>
          <w:rFonts w:ascii="Times New Roman" w:hAnsi="Times New Roman" w:cs="Times New Roman"/>
          <w:sz w:val="24"/>
          <w:szCs w:val="24"/>
          <w:highlight w:val="yellow"/>
        </w:rPr>
      </w:pPr>
      <w:r w:rsidRPr="00235BC3">
        <w:rPr>
          <w:rFonts w:ascii="Times New Roman" w:hAnsi="Times New Roman" w:cs="Times New Roman"/>
          <w:sz w:val="24"/>
          <w:szCs w:val="24"/>
          <w:highlight w:val="yellow"/>
        </w:rPr>
        <w:t xml:space="preserve">[1 </w:t>
      </w:r>
      <w:r w:rsidR="00EC1009" w:rsidRPr="00235BC3">
        <w:rPr>
          <w:rFonts w:ascii="Times New Roman" w:hAnsi="Times New Roman" w:cs="Times New Roman"/>
          <w:sz w:val="24"/>
          <w:szCs w:val="24"/>
          <w:highlight w:val="yellow"/>
        </w:rPr>
        <w:t xml:space="preserve">à 3 </w:t>
      </w:r>
      <w:r w:rsidRPr="00235BC3">
        <w:rPr>
          <w:rFonts w:ascii="Times New Roman" w:hAnsi="Times New Roman" w:cs="Times New Roman"/>
          <w:sz w:val="24"/>
          <w:szCs w:val="24"/>
          <w:highlight w:val="yellow"/>
        </w:rPr>
        <w:t>personnes de la LPO</w:t>
      </w:r>
      <w:r w:rsidR="00EC1009" w:rsidRPr="00235BC3">
        <w:rPr>
          <w:rFonts w:ascii="Times New Roman" w:hAnsi="Times New Roman" w:cs="Times New Roman"/>
          <w:sz w:val="24"/>
          <w:szCs w:val="24"/>
          <w:highlight w:val="yellow"/>
        </w:rPr>
        <w:t xml:space="preserve"> et Bretagne Vivante à décider</w:t>
      </w:r>
      <w:r w:rsidR="00B54964" w:rsidRPr="00235BC3">
        <w:rPr>
          <w:rFonts w:ascii="Times New Roman" w:hAnsi="Times New Roman" w:cs="Times New Roman"/>
          <w:sz w:val="24"/>
          <w:szCs w:val="24"/>
          <w:highlight w:val="yellow"/>
        </w:rPr>
        <w:t xml:space="preserve"> – important pour le journal cible</w:t>
      </w:r>
      <w:r w:rsidRPr="00235BC3">
        <w:rPr>
          <w:rFonts w:ascii="Times New Roman" w:hAnsi="Times New Roman" w:cs="Times New Roman"/>
          <w:sz w:val="24"/>
          <w:szCs w:val="24"/>
          <w:highlight w:val="yellow"/>
        </w:rPr>
        <w:t>]</w:t>
      </w:r>
    </w:p>
    <w:p w14:paraId="669DEA36" w14:textId="217A88DB" w:rsidR="001962D2" w:rsidRPr="00920FD2" w:rsidRDefault="00920FD2" w:rsidP="00235BC3">
      <w:pPr>
        <w:spacing w:line="480" w:lineRule="auto"/>
        <w:rPr>
          <w:rFonts w:ascii="Times New Roman" w:hAnsi="Times New Roman" w:cs="Times New Roman"/>
          <w:sz w:val="24"/>
          <w:szCs w:val="24"/>
          <w:highlight w:val="yellow"/>
        </w:rPr>
      </w:pPr>
      <w:r w:rsidRPr="00920FD2">
        <w:rPr>
          <w:rFonts w:ascii="Times New Roman" w:hAnsi="Times New Roman" w:cs="Times New Roman"/>
          <w:sz w:val="24"/>
          <w:szCs w:val="24"/>
          <w:highlight w:val="yellow"/>
        </w:rPr>
        <w:t>Franck Simonnet</w:t>
      </w:r>
      <w:r w:rsidRPr="00920FD2">
        <w:rPr>
          <w:rFonts w:ascii="Times New Roman" w:hAnsi="Times New Roman" w:cs="Times New Roman"/>
          <w:sz w:val="24"/>
          <w:szCs w:val="24"/>
          <w:highlight w:val="yellow"/>
          <w:vertAlign w:val="superscript"/>
        </w:rPr>
        <w:t>3</w:t>
      </w:r>
    </w:p>
    <w:p w14:paraId="5AA0D728" w14:textId="239C027B" w:rsidR="00920FD2" w:rsidRPr="00235BC3" w:rsidRDefault="00920FD2" w:rsidP="00235BC3">
      <w:pPr>
        <w:spacing w:line="480" w:lineRule="auto"/>
        <w:rPr>
          <w:rFonts w:ascii="Times New Roman" w:hAnsi="Times New Roman" w:cs="Times New Roman"/>
          <w:sz w:val="24"/>
          <w:szCs w:val="24"/>
        </w:rPr>
      </w:pPr>
      <w:r w:rsidRPr="00920FD2">
        <w:rPr>
          <w:rFonts w:ascii="Times New Roman" w:hAnsi="Times New Roman" w:cs="Times New Roman"/>
          <w:sz w:val="24"/>
          <w:szCs w:val="24"/>
          <w:highlight w:val="yellow"/>
        </w:rPr>
        <w:t>Benoît Marchadour</w:t>
      </w:r>
      <w:r w:rsidRPr="00920FD2">
        <w:rPr>
          <w:rFonts w:ascii="Times New Roman" w:hAnsi="Times New Roman" w:cs="Times New Roman"/>
          <w:sz w:val="24"/>
          <w:szCs w:val="24"/>
          <w:highlight w:val="yellow"/>
          <w:vertAlign w:val="superscript"/>
        </w:rPr>
        <w:t>4</w:t>
      </w:r>
    </w:p>
    <w:p w14:paraId="050ACCD3" w14:textId="613B760D" w:rsidR="000C56A7" w:rsidRPr="009D4C01" w:rsidRDefault="000C56A7" w:rsidP="00235BC3">
      <w:pPr>
        <w:spacing w:line="480" w:lineRule="auto"/>
        <w:rPr>
          <w:rFonts w:ascii="Times New Roman" w:hAnsi="Times New Roman" w:cs="Times New Roman"/>
          <w:sz w:val="24"/>
          <w:szCs w:val="24"/>
          <w:lang w:val="en-GB"/>
        </w:rPr>
      </w:pPr>
      <w:proofErr w:type="spellStart"/>
      <w:r w:rsidRPr="009D4C01">
        <w:rPr>
          <w:rFonts w:ascii="Times New Roman" w:hAnsi="Times New Roman" w:cs="Times New Roman"/>
          <w:sz w:val="24"/>
          <w:szCs w:val="24"/>
          <w:lang w:val="en-GB"/>
        </w:rPr>
        <w:t>Bretaud</w:t>
      </w:r>
      <w:proofErr w:type="spellEnd"/>
      <w:r w:rsidRPr="009D4C01">
        <w:rPr>
          <w:rFonts w:ascii="Times New Roman" w:hAnsi="Times New Roman" w:cs="Times New Roman"/>
          <w:sz w:val="24"/>
          <w:szCs w:val="24"/>
          <w:lang w:val="en-GB"/>
        </w:rPr>
        <w:t>, Jean-François</w:t>
      </w:r>
      <w:r w:rsidR="00920FD2" w:rsidRPr="00920FD2">
        <w:rPr>
          <w:rFonts w:ascii="Times New Roman" w:hAnsi="Times New Roman" w:cs="Times New Roman"/>
          <w:sz w:val="24"/>
          <w:szCs w:val="24"/>
          <w:vertAlign w:val="superscript"/>
          <w:lang w:val="en-GB"/>
        </w:rPr>
        <w:t>5</w:t>
      </w:r>
    </w:p>
    <w:p w14:paraId="0A6072ED" w14:textId="02801067" w:rsidR="000C56A7" w:rsidRPr="009D4C01" w:rsidRDefault="000C56A7" w:rsidP="00235BC3">
      <w:pPr>
        <w:spacing w:line="480" w:lineRule="auto"/>
        <w:rPr>
          <w:rFonts w:ascii="Times New Roman" w:hAnsi="Times New Roman" w:cs="Times New Roman"/>
          <w:sz w:val="24"/>
          <w:szCs w:val="24"/>
          <w:lang w:val="en-GB"/>
        </w:rPr>
      </w:pPr>
      <w:proofErr w:type="spellStart"/>
      <w:r w:rsidRPr="009D4C01">
        <w:rPr>
          <w:rFonts w:ascii="Times New Roman" w:hAnsi="Times New Roman" w:cs="Times New Roman"/>
          <w:sz w:val="24"/>
          <w:szCs w:val="24"/>
          <w:lang w:val="en-GB"/>
        </w:rPr>
        <w:t>Morand</w:t>
      </w:r>
      <w:proofErr w:type="spellEnd"/>
      <w:r w:rsidRPr="009D4C01">
        <w:rPr>
          <w:rFonts w:ascii="Times New Roman" w:hAnsi="Times New Roman" w:cs="Times New Roman"/>
          <w:sz w:val="24"/>
          <w:szCs w:val="24"/>
          <w:lang w:val="en-GB"/>
        </w:rPr>
        <w:t>, Alain</w:t>
      </w:r>
      <w:r w:rsidR="00920FD2" w:rsidRPr="00920FD2">
        <w:rPr>
          <w:rFonts w:ascii="Times New Roman" w:hAnsi="Times New Roman" w:cs="Times New Roman"/>
          <w:sz w:val="24"/>
          <w:szCs w:val="24"/>
          <w:vertAlign w:val="superscript"/>
          <w:lang w:val="en-GB"/>
        </w:rPr>
        <w:t>6</w:t>
      </w:r>
    </w:p>
    <w:p w14:paraId="6D5536FA" w14:textId="43AB8439" w:rsidR="00235BC3" w:rsidRDefault="00235B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shared first authorship</w:t>
      </w:r>
    </w:p>
    <w:p w14:paraId="3125B162" w14:textId="43FBC8F9" w:rsidR="0024688E" w:rsidRPr="00235BC3" w:rsidRDefault="0024688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Corresponding author</w:t>
      </w:r>
    </w:p>
    <w:p w14:paraId="0E12DACA" w14:textId="11161CD0" w:rsidR="00E5309C" w:rsidRPr="006D313E" w:rsidRDefault="00235BC3" w:rsidP="00235BC3">
      <w:pPr>
        <w:spacing w:line="480" w:lineRule="auto"/>
        <w:rPr>
          <w:rFonts w:ascii="Times New Roman" w:hAnsi="Times New Roman" w:cs="Times New Roman"/>
          <w:sz w:val="24"/>
          <w:szCs w:val="24"/>
          <w:lang w:val="en-GB"/>
        </w:rPr>
      </w:pPr>
      <w:r w:rsidRPr="006D313E">
        <w:rPr>
          <w:rFonts w:ascii="Times New Roman" w:hAnsi="Times New Roman" w:cs="Times New Roman"/>
          <w:sz w:val="24"/>
          <w:szCs w:val="24"/>
          <w:lang w:val="en-GB"/>
        </w:rPr>
        <w:t>Jean-Yves Barnagaud – jean-yves.barnagaud@ephe.psl.eu</w:t>
      </w:r>
    </w:p>
    <w:p w14:paraId="0460373A" w14:textId="77777777" w:rsidR="008B4263" w:rsidRPr="00235BC3" w:rsidRDefault="008B4263" w:rsidP="00235BC3">
      <w:pPr>
        <w:spacing w:line="480" w:lineRule="auto"/>
        <w:rPr>
          <w:rFonts w:ascii="Times New Roman" w:hAnsi="Times New Roman" w:cs="Times New Roman"/>
          <w:b/>
          <w:sz w:val="24"/>
          <w:szCs w:val="24"/>
        </w:rPr>
      </w:pPr>
      <w:r w:rsidRPr="00235BC3">
        <w:rPr>
          <w:rFonts w:ascii="Times New Roman" w:hAnsi="Times New Roman" w:cs="Times New Roman"/>
          <w:b/>
          <w:sz w:val="24"/>
          <w:szCs w:val="24"/>
        </w:rPr>
        <w:t>Affiliations</w:t>
      </w:r>
    </w:p>
    <w:p w14:paraId="7A335640" w14:textId="3268A438" w:rsidR="007C2068" w:rsidRPr="00235BC3" w:rsidRDefault="007C2068"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Ajoutez vos affiliations SVP</w:t>
      </w:r>
      <w:r w:rsidR="00BF3EF1" w:rsidRPr="00235BC3">
        <w:rPr>
          <w:rFonts w:ascii="Times New Roman" w:hAnsi="Times New Roman" w:cs="Times New Roman"/>
          <w:sz w:val="24"/>
          <w:szCs w:val="24"/>
          <w:highlight w:val="yellow"/>
        </w:rPr>
        <w:t xml:space="preserve"> – NB : </w:t>
      </w:r>
      <w:proofErr w:type="spellStart"/>
      <w:r w:rsidR="00BF3EF1" w:rsidRPr="00235BC3">
        <w:rPr>
          <w:rFonts w:ascii="Times New Roman" w:hAnsi="Times New Roman" w:cs="Times New Roman"/>
          <w:sz w:val="24"/>
          <w:szCs w:val="24"/>
          <w:highlight w:val="yellow"/>
        </w:rPr>
        <w:t>Maëliss</w:t>
      </w:r>
      <w:proofErr w:type="spellEnd"/>
      <w:r w:rsidR="00BF3EF1" w:rsidRPr="00235BC3">
        <w:rPr>
          <w:rFonts w:ascii="Times New Roman" w:hAnsi="Times New Roman" w:cs="Times New Roman"/>
          <w:sz w:val="24"/>
          <w:szCs w:val="24"/>
          <w:highlight w:val="yellow"/>
        </w:rPr>
        <w:t xml:space="preserve"> doit être affiliée conjointement au CEREMA et au CEFE.</w:t>
      </w:r>
      <w:r w:rsidR="00BF3EF1" w:rsidRPr="00235BC3">
        <w:rPr>
          <w:rFonts w:ascii="Times New Roman" w:hAnsi="Times New Roman" w:cs="Times New Roman"/>
          <w:sz w:val="24"/>
          <w:szCs w:val="24"/>
        </w:rPr>
        <w:t xml:space="preserve"> </w:t>
      </w:r>
    </w:p>
    <w:p w14:paraId="50756FD7" w14:textId="7867D4C5" w:rsid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t>1: INRAE…</w:t>
      </w:r>
    </w:p>
    <w:p w14:paraId="7BF08C37" w14:textId="3D0834E0" w:rsidR="00BF3EF1" w:rsidRP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lastRenderedPageBreak/>
        <w:t xml:space="preserve">2: </w:t>
      </w:r>
      <w:r w:rsidR="00BF3EF1" w:rsidRPr="00235BC3">
        <w:rPr>
          <w:rFonts w:ascii="Times New Roman" w:eastAsia="Times New Roman" w:hAnsi="Times New Roman" w:cs="Times New Roman"/>
          <w:bCs/>
          <w:sz w:val="24"/>
          <w:szCs w:val="24"/>
          <w:lang w:val="en-GB" w:eastAsia="fr-FR"/>
        </w:rPr>
        <w:t xml:space="preserve">CEFE, </w:t>
      </w:r>
      <w:proofErr w:type="spellStart"/>
      <w:r w:rsidR="00BF3EF1" w:rsidRPr="00235BC3">
        <w:rPr>
          <w:rFonts w:ascii="Times New Roman" w:eastAsia="Times New Roman" w:hAnsi="Times New Roman" w:cs="Times New Roman"/>
          <w:bCs/>
          <w:sz w:val="24"/>
          <w:szCs w:val="24"/>
          <w:lang w:val="en-GB" w:eastAsia="fr-FR"/>
        </w:rPr>
        <w:t>Univ</w:t>
      </w:r>
      <w:proofErr w:type="spellEnd"/>
      <w:r w:rsidR="00BF3EF1" w:rsidRPr="00235BC3">
        <w:rPr>
          <w:rFonts w:ascii="Times New Roman" w:eastAsia="Times New Roman" w:hAnsi="Times New Roman" w:cs="Times New Roman"/>
          <w:bCs/>
          <w:sz w:val="24"/>
          <w:szCs w:val="24"/>
          <w:lang w:val="en-GB" w:eastAsia="fr-FR"/>
        </w:rPr>
        <w:t xml:space="preserve"> Montpellier, CNRS, EPHE-PSL University, IRD, 1919 route de Mende, 34293 Montpellier, France.</w:t>
      </w:r>
    </w:p>
    <w:p w14:paraId="5380FC36" w14:textId="4CE322E0" w:rsidR="00BF3EF1" w:rsidRPr="00000309" w:rsidRDefault="008A001A" w:rsidP="008A001A">
      <w:pPr>
        <w:spacing w:line="480" w:lineRule="auto"/>
        <w:rPr>
          <w:rFonts w:ascii="Times New Roman" w:hAnsi="Times New Roman" w:cs="Times New Roman"/>
          <w:sz w:val="24"/>
          <w:szCs w:val="24"/>
          <w:highlight w:val="yellow"/>
          <w:lang w:val="en-GB"/>
        </w:rPr>
      </w:pPr>
      <w:r w:rsidRPr="00000309">
        <w:rPr>
          <w:rFonts w:ascii="Times New Roman" w:hAnsi="Times New Roman" w:cs="Times New Roman"/>
          <w:sz w:val="24"/>
          <w:szCs w:val="24"/>
          <w:highlight w:val="yellow"/>
          <w:lang w:val="en-GB"/>
        </w:rPr>
        <w:t xml:space="preserve">3: Groupe </w:t>
      </w:r>
      <w:proofErr w:type="spellStart"/>
      <w:r w:rsidRPr="00000309">
        <w:rPr>
          <w:rFonts w:ascii="Times New Roman" w:hAnsi="Times New Roman" w:cs="Times New Roman"/>
          <w:sz w:val="24"/>
          <w:szCs w:val="24"/>
          <w:highlight w:val="yellow"/>
          <w:lang w:val="en-GB"/>
        </w:rPr>
        <w:t>Mammalogique</w:t>
      </w:r>
      <w:proofErr w:type="spellEnd"/>
      <w:r w:rsidRPr="00000309">
        <w:rPr>
          <w:rFonts w:ascii="Times New Roman" w:hAnsi="Times New Roman" w:cs="Times New Roman"/>
          <w:sz w:val="24"/>
          <w:szCs w:val="24"/>
          <w:highlight w:val="yellow"/>
          <w:lang w:val="en-GB"/>
        </w:rPr>
        <w:t xml:space="preserve"> Breton, Maison de la Rivière, 29450 </w:t>
      </w:r>
      <w:proofErr w:type="spellStart"/>
      <w:r w:rsidRPr="00000309">
        <w:rPr>
          <w:rFonts w:ascii="Times New Roman" w:hAnsi="Times New Roman" w:cs="Times New Roman"/>
          <w:sz w:val="24"/>
          <w:szCs w:val="24"/>
          <w:highlight w:val="yellow"/>
          <w:lang w:val="en-GB"/>
        </w:rPr>
        <w:t>Sizun</w:t>
      </w:r>
      <w:proofErr w:type="spellEnd"/>
      <w:r w:rsidRPr="00000309">
        <w:rPr>
          <w:rFonts w:ascii="Times New Roman" w:eastAsia="Times New Roman" w:hAnsi="Times New Roman" w:cs="Times New Roman"/>
          <w:bCs/>
          <w:sz w:val="24"/>
          <w:szCs w:val="24"/>
          <w:highlight w:val="yellow"/>
          <w:lang w:val="en-GB" w:eastAsia="fr-FR"/>
        </w:rPr>
        <w:t>, France.</w:t>
      </w:r>
    </w:p>
    <w:p w14:paraId="248AF145" w14:textId="6371F150" w:rsidR="008A001A" w:rsidRPr="00000309" w:rsidRDefault="008A001A" w:rsidP="00235BC3">
      <w:pPr>
        <w:spacing w:line="480" w:lineRule="auto"/>
        <w:rPr>
          <w:rFonts w:ascii="Times New Roman" w:hAnsi="Times New Roman" w:cs="Times New Roman"/>
          <w:sz w:val="24"/>
          <w:szCs w:val="24"/>
          <w:highlight w:val="yellow"/>
          <w:lang w:val="en-GB"/>
        </w:rPr>
      </w:pPr>
      <w:r w:rsidRPr="00000309">
        <w:rPr>
          <w:rFonts w:ascii="Times New Roman" w:hAnsi="Times New Roman" w:cs="Times New Roman"/>
          <w:sz w:val="24"/>
          <w:szCs w:val="24"/>
          <w:highlight w:val="yellow"/>
          <w:lang w:val="en-GB"/>
        </w:rPr>
        <w:t xml:space="preserve">4: Ligue de Protection des </w:t>
      </w:r>
      <w:proofErr w:type="spellStart"/>
      <w:r w:rsidRPr="00000309">
        <w:rPr>
          <w:rFonts w:ascii="Times New Roman" w:hAnsi="Times New Roman" w:cs="Times New Roman"/>
          <w:sz w:val="24"/>
          <w:szCs w:val="24"/>
          <w:highlight w:val="yellow"/>
          <w:lang w:val="en-GB"/>
        </w:rPr>
        <w:t>Oiseaux</w:t>
      </w:r>
      <w:proofErr w:type="spellEnd"/>
      <w:r w:rsidRPr="00000309">
        <w:rPr>
          <w:rFonts w:ascii="Times New Roman" w:hAnsi="Times New Roman" w:cs="Times New Roman"/>
          <w:sz w:val="24"/>
          <w:szCs w:val="24"/>
          <w:highlight w:val="yellow"/>
          <w:lang w:val="en-GB"/>
        </w:rPr>
        <w:t>, 35 rue de la Barre, 49000 Angers</w:t>
      </w:r>
      <w:r w:rsidRPr="00000309">
        <w:rPr>
          <w:rFonts w:ascii="Times New Roman" w:eastAsia="Times New Roman" w:hAnsi="Times New Roman" w:cs="Times New Roman"/>
          <w:bCs/>
          <w:sz w:val="24"/>
          <w:szCs w:val="24"/>
          <w:highlight w:val="yellow"/>
          <w:lang w:val="en-GB" w:eastAsia="fr-FR"/>
        </w:rPr>
        <w:t>, France.</w:t>
      </w:r>
    </w:p>
    <w:p w14:paraId="73C57A0F" w14:textId="4D113D5A" w:rsidR="00000309" w:rsidRPr="00000309" w:rsidRDefault="008A001A" w:rsidP="00235BC3">
      <w:pPr>
        <w:spacing w:line="480" w:lineRule="auto"/>
        <w:rPr>
          <w:rFonts w:ascii="Times New Roman" w:hAnsi="Times New Roman" w:cs="Times New Roman"/>
          <w:sz w:val="24"/>
          <w:szCs w:val="24"/>
          <w:highlight w:val="yellow"/>
          <w:lang w:val="en-GB"/>
        </w:rPr>
      </w:pPr>
      <w:r w:rsidRPr="00000309">
        <w:rPr>
          <w:rFonts w:ascii="Times New Roman" w:hAnsi="Times New Roman" w:cs="Times New Roman"/>
          <w:sz w:val="24"/>
          <w:szCs w:val="24"/>
          <w:highlight w:val="yellow"/>
          <w:lang w:val="en-GB"/>
        </w:rPr>
        <w:t xml:space="preserve">5: </w:t>
      </w:r>
      <w:proofErr w:type="spellStart"/>
      <w:r w:rsidR="00000309" w:rsidRPr="00000309">
        <w:rPr>
          <w:rFonts w:ascii="Times New Roman" w:hAnsi="Times New Roman" w:cs="Times New Roman"/>
          <w:sz w:val="24"/>
          <w:szCs w:val="24"/>
          <w:highlight w:val="yellow"/>
          <w:lang w:val="en-GB"/>
        </w:rPr>
        <w:t>Cerema</w:t>
      </w:r>
      <w:proofErr w:type="spellEnd"/>
      <w:r w:rsidR="00000309" w:rsidRPr="00000309">
        <w:rPr>
          <w:rFonts w:ascii="Times New Roman" w:hAnsi="Times New Roman" w:cs="Times New Roman"/>
          <w:sz w:val="24"/>
          <w:szCs w:val="24"/>
          <w:highlight w:val="yellow"/>
          <w:lang w:val="en-GB"/>
        </w:rPr>
        <w:t xml:space="preserve"> </w:t>
      </w:r>
      <w:proofErr w:type="spellStart"/>
      <w:r w:rsidR="00000309" w:rsidRPr="00000309">
        <w:rPr>
          <w:rFonts w:ascii="Times New Roman" w:hAnsi="Times New Roman" w:cs="Times New Roman"/>
          <w:sz w:val="24"/>
          <w:szCs w:val="24"/>
          <w:highlight w:val="yellow"/>
          <w:lang w:val="en-GB"/>
        </w:rPr>
        <w:t>DTer</w:t>
      </w:r>
      <w:proofErr w:type="spellEnd"/>
      <w:r w:rsidR="00000309" w:rsidRPr="00000309">
        <w:rPr>
          <w:rFonts w:ascii="Times New Roman" w:hAnsi="Times New Roman" w:cs="Times New Roman"/>
          <w:sz w:val="24"/>
          <w:szCs w:val="24"/>
          <w:highlight w:val="yellow"/>
          <w:lang w:val="en-GB"/>
        </w:rPr>
        <w:t xml:space="preserve"> Ouest, DTT/IE,12 boulevard Vincent </w:t>
      </w:r>
      <w:proofErr w:type="spellStart"/>
      <w:r w:rsidR="00000309" w:rsidRPr="00000309">
        <w:rPr>
          <w:rFonts w:ascii="Times New Roman" w:hAnsi="Times New Roman" w:cs="Times New Roman"/>
          <w:sz w:val="24"/>
          <w:szCs w:val="24"/>
          <w:highlight w:val="yellow"/>
          <w:lang w:val="en-GB"/>
        </w:rPr>
        <w:t>Gâche</w:t>
      </w:r>
      <w:proofErr w:type="spellEnd"/>
      <w:r w:rsidR="00000309" w:rsidRPr="00000309">
        <w:rPr>
          <w:rFonts w:ascii="Times New Roman" w:hAnsi="Times New Roman" w:cs="Times New Roman"/>
          <w:sz w:val="24"/>
          <w:szCs w:val="24"/>
          <w:highlight w:val="yellow"/>
          <w:lang w:val="en-GB"/>
        </w:rPr>
        <w:t>, 44200 Nantes</w:t>
      </w:r>
      <w:r w:rsidR="00000309" w:rsidRPr="00000309">
        <w:rPr>
          <w:rFonts w:ascii="Times New Roman" w:eastAsia="Times New Roman" w:hAnsi="Times New Roman" w:cs="Times New Roman"/>
          <w:bCs/>
          <w:sz w:val="24"/>
          <w:szCs w:val="24"/>
          <w:highlight w:val="yellow"/>
          <w:lang w:val="en-GB" w:eastAsia="fr-FR"/>
        </w:rPr>
        <w:t>, France.</w:t>
      </w:r>
    </w:p>
    <w:p w14:paraId="42D5CA97" w14:textId="5912D34A" w:rsidR="008A001A" w:rsidRPr="00000309" w:rsidRDefault="00000309" w:rsidP="00235BC3">
      <w:pPr>
        <w:spacing w:line="480" w:lineRule="auto"/>
        <w:rPr>
          <w:rFonts w:ascii="Times New Roman" w:hAnsi="Times New Roman" w:cs="Times New Roman"/>
          <w:sz w:val="24"/>
          <w:szCs w:val="24"/>
          <w:highlight w:val="yellow"/>
          <w:lang w:val="en-GB"/>
        </w:rPr>
      </w:pPr>
      <w:r w:rsidRPr="00000309">
        <w:rPr>
          <w:rFonts w:ascii="Times New Roman" w:hAnsi="Times New Roman" w:cs="Times New Roman"/>
          <w:sz w:val="24"/>
          <w:szCs w:val="24"/>
          <w:highlight w:val="yellow"/>
          <w:lang w:val="en-GB"/>
        </w:rPr>
        <w:t xml:space="preserve">6: </w:t>
      </w:r>
      <w:proofErr w:type="spellStart"/>
      <w:r w:rsidRPr="00000309">
        <w:rPr>
          <w:rFonts w:ascii="Times New Roman" w:hAnsi="Times New Roman" w:cs="Times New Roman"/>
          <w:sz w:val="24"/>
          <w:szCs w:val="24"/>
          <w:highlight w:val="yellow"/>
          <w:lang w:val="en-GB"/>
        </w:rPr>
        <w:t>C</w:t>
      </w:r>
      <w:r w:rsidR="008A001A" w:rsidRPr="00000309">
        <w:rPr>
          <w:rFonts w:ascii="Times New Roman" w:hAnsi="Times New Roman" w:cs="Times New Roman"/>
          <w:sz w:val="24"/>
          <w:szCs w:val="24"/>
          <w:highlight w:val="yellow"/>
          <w:lang w:val="en-GB"/>
        </w:rPr>
        <w:t>erema</w:t>
      </w:r>
      <w:proofErr w:type="spellEnd"/>
      <w:r w:rsidR="008A001A" w:rsidRPr="00000309">
        <w:rPr>
          <w:rFonts w:ascii="Times New Roman" w:hAnsi="Times New Roman" w:cs="Times New Roman"/>
          <w:sz w:val="24"/>
          <w:szCs w:val="24"/>
          <w:highlight w:val="yellow"/>
          <w:lang w:val="en-GB"/>
        </w:rPr>
        <w:t xml:space="preserve"> </w:t>
      </w:r>
      <w:proofErr w:type="spellStart"/>
      <w:r w:rsidR="008A001A" w:rsidRPr="00000309">
        <w:rPr>
          <w:rFonts w:ascii="Times New Roman" w:hAnsi="Times New Roman" w:cs="Times New Roman"/>
          <w:sz w:val="24"/>
          <w:szCs w:val="24"/>
          <w:highlight w:val="yellow"/>
          <w:lang w:val="en-GB"/>
        </w:rPr>
        <w:t>DTer</w:t>
      </w:r>
      <w:proofErr w:type="spellEnd"/>
      <w:r w:rsidR="008A001A" w:rsidRPr="00000309">
        <w:rPr>
          <w:rFonts w:ascii="Times New Roman" w:hAnsi="Times New Roman" w:cs="Times New Roman"/>
          <w:sz w:val="24"/>
          <w:szCs w:val="24"/>
          <w:highlight w:val="yellow"/>
          <w:lang w:val="en-GB"/>
        </w:rPr>
        <w:t xml:space="preserve"> Est, DTMI/BANV, </w:t>
      </w:r>
      <w:proofErr w:type="spellStart"/>
      <w:r w:rsidR="008A001A" w:rsidRPr="00000309">
        <w:rPr>
          <w:rFonts w:ascii="Times New Roman" w:hAnsi="Times New Roman" w:cs="Times New Roman"/>
          <w:sz w:val="24"/>
          <w:szCs w:val="24"/>
          <w:highlight w:val="yellow"/>
          <w:lang w:val="en-GB"/>
        </w:rPr>
        <w:t>Bâtiment</w:t>
      </w:r>
      <w:proofErr w:type="spellEnd"/>
      <w:r w:rsidR="008A001A" w:rsidRPr="00000309">
        <w:rPr>
          <w:rFonts w:ascii="Times New Roman" w:hAnsi="Times New Roman" w:cs="Times New Roman"/>
          <w:sz w:val="24"/>
          <w:szCs w:val="24"/>
          <w:highlight w:val="yellow"/>
          <w:lang w:val="en-GB"/>
        </w:rPr>
        <w:t xml:space="preserve"> C - Île du </w:t>
      </w:r>
      <w:proofErr w:type="spellStart"/>
      <w:r w:rsidR="008A001A" w:rsidRPr="00000309">
        <w:rPr>
          <w:rFonts w:ascii="Times New Roman" w:hAnsi="Times New Roman" w:cs="Times New Roman"/>
          <w:sz w:val="24"/>
          <w:szCs w:val="24"/>
          <w:highlight w:val="yellow"/>
          <w:lang w:val="en-GB"/>
        </w:rPr>
        <w:t>Saulcy</w:t>
      </w:r>
      <w:proofErr w:type="spellEnd"/>
      <w:r w:rsidR="008A001A" w:rsidRPr="00000309">
        <w:rPr>
          <w:rFonts w:ascii="Times New Roman" w:hAnsi="Times New Roman" w:cs="Times New Roman"/>
          <w:sz w:val="24"/>
          <w:szCs w:val="24"/>
          <w:highlight w:val="yellow"/>
          <w:lang w:val="en-GB"/>
        </w:rPr>
        <w:t>, 57000 Metz</w:t>
      </w:r>
      <w:r w:rsidR="008A001A" w:rsidRPr="00000309">
        <w:rPr>
          <w:rFonts w:ascii="Times New Roman" w:eastAsia="Times New Roman" w:hAnsi="Times New Roman" w:cs="Times New Roman"/>
          <w:bCs/>
          <w:sz w:val="24"/>
          <w:szCs w:val="24"/>
          <w:highlight w:val="yellow"/>
          <w:lang w:val="en-GB" w:eastAsia="fr-FR"/>
        </w:rPr>
        <w:t>, France.</w:t>
      </w:r>
    </w:p>
    <w:p w14:paraId="1E80DF92"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Acknowledgements</w:t>
      </w:r>
    </w:p>
    <w:p w14:paraId="510DA381" w14:textId="4D5F4361" w:rsidR="008B70C9" w:rsidRPr="00235BC3" w:rsidRDefault="008B70C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This study was funded by the ITTECOP program under exploratory grant </w:t>
      </w:r>
      <w:proofErr w:type="spellStart"/>
      <w:r w:rsidRPr="00235BC3">
        <w:rPr>
          <w:rFonts w:ascii="Times New Roman" w:hAnsi="Times New Roman" w:cs="Times New Roman"/>
          <w:sz w:val="24"/>
          <w:szCs w:val="24"/>
          <w:lang w:val="en-GB"/>
        </w:rPr>
        <w:t>n°</w:t>
      </w:r>
      <w:r w:rsidRPr="00235BC3">
        <w:rPr>
          <w:rFonts w:ascii="Times New Roman" w:hAnsi="Times New Roman" w:cs="Times New Roman"/>
          <w:sz w:val="24"/>
          <w:szCs w:val="24"/>
          <w:highlight w:val="yellow"/>
          <w:lang w:val="en-GB"/>
        </w:rPr>
        <w:t>XXX</w:t>
      </w:r>
      <w:proofErr w:type="spellEnd"/>
      <w:r w:rsidRPr="00235BC3">
        <w:rPr>
          <w:rFonts w:ascii="Times New Roman" w:hAnsi="Times New Roman" w:cs="Times New Roman"/>
          <w:sz w:val="24"/>
          <w:szCs w:val="24"/>
          <w:lang w:val="en-GB"/>
        </w:rPr>
        <w:t xml:space="preserve"> – COCPITT</w:t>
      </w:r>
      <w:r w:rsidR="00304D4D" w:rsidRPr="00235BC3">
        <w:rPr>
          <w:rFonts w:ascii="Times New Roman" w:hAnsi="Times New Roman" w:cs="Times New Roman"/>
          <w:sz w:val="24"/>
          <w:szCs w:val="24"/>
          <w:lang w:val="en-GB"/>
        </w:rPr>
        <w:t xml:space="preserve">, and received support of the </w:t>
      </w:r>
      <w:proofErr w:type="spellStart"/>
      <w:r w:rsidR="00304D4D" w:rsidRPr="00235BC3">
        <w:rPr>
          <w:rFonts w:ascii="Times New Roman" w:hAnsi="Times New Roman" w:cs="Times New Roman"/>
          <w:sz w:val="24"/>
          <w:szCs w:val="24"/>
          <w:lang w:val="en-GB"/>
        </w:rPr>
        <w:t>Fondation</w:t>
      </w:r>
      <w:proofErr w:type="spellEnd"/>
      <w:r w:rsidR="00304D4D" w:rsidRPr="00235BC3">
        <w:rPr>
          <w:rFonts w:ascii="Times New Roman" w:hAnsi="Times New Roman" w:cs="Times New Roman"/>
          <w:sz w:val="24"/>
          <w:szCs w:val="24"/>
          <w:lang w:val="en-GB"/>
        </w:rPr>
        <w:t xml:space="preserve"> pour la Recherche sur la </w:t>
      </w:r>
      <w:proofErr w:type="spellStart"/>
      <w:r w:rsidR="00304D4D" w:rsidRPr="00235BC3">
        <w:rPr>
          <w:rFonts w:ascii="Times New Roman" w:hAnsi="Times New Roman" w:cs="Times New Roman"/>
          <w:sz w:val="24"/>
          <w:szCs w:val="24"/>
          <w:lang w:val="en-GB"/>
        </w:rPr>
        <w:t>Biodiversité</w:t>
      </w:r>
      <w:proofErr w:type="spellEnd"/>
      <w:r w:rsidR="00F353F4">
        <w:rPr>
          <w:rFonts w:ascii="Times New Roman" w:hAnsi="Times New Roman" w:cs="Times New Roman"/>
          <w:sz w:val="24"/>
          <w:szCs w:val="24"/>
          <w:lang w:val="en-GB"/>
        </w:rPr>
        <w:t xml:space="preserve"> through the CESAB/</w:t>
      </w:r>
      <w:r w:rsidR="00F353F4" w:rsidRPr="00F353F4">
        <w:rPr>
          <w:rFonts w:ascii="Times New Roman" w:hAnsi="Times New Roman" w:cs="Times New Roman"/>
          <w:sz w:val="24"/>
          <w:szCs w:val="24"/>
          <w:lang w:val="en-GB"/>
        </w:rPr>
        <w:t>Centre for the Synthesis and Analysis of Biodiversity</w:t>
      </w:r>
      <w:r w:rsidR="00304D4D" w:rsidRPr="00235BC3">
        <w:rPr>
          <w:rFonts w:ascii="Times New Roman" w:hAnsi="Times New Roman" w:cs="Times New Roman"/>
          <w:sz w:val="24"/>
          <w:szCs w:val="24"/>
          <w:lang w:val="en-GB"/>
        </w:rPr>
        <w:t xml:space="preserve"> (FRB/</w:t>
      </w:r>
      <w:r w:rsidR="00F353F4">
        <w:rPr>
          <w:rFonts w:ascii="Times New Roman" w:hAnsi="Times New Roman" w:cs="Times New Roman"/>
          <w:sz w:val="24"/>
          <w:szCs w:val="24"/>
          <w:lang w:val="en-GB"/>
        </w:rPr>
        <w:t>MTE/OFB</w:t>
      </w:r>
      <w:r w:rsidR="00304D4D" w:rsidRPr="00235BC3">
        <w:rPr>
          <w:rFonts w:ascii="Times New Roman" w:hAnsi="Times New Roman" w:cs="Times New Roman"/>
          <w:sz w:val="24"/>
          <w:szCs w:val="24"/>
          <w:lang w:val="en-GB"/>
        </w:rPr>
        <w:t>: project ACOUCENE)</w:t>
      </w:r>
      <w:r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 xml:space="preserve">The authors thank ITTECOP’s deputy director, Yannick </w:t>
      </w:r>
      <w:proofErr w:type="spellStart"/>
      <w:r w:rsidR="00304D4D" w:rsidRPr="00235BC3">
        <w:rPr>
          <w:rFonts w:ascii="Times New Roman" w:hAnsi="Times New Roman" w:cs="Times New Roman"/>
          <w:sz w:val="24"/>
          <w:szCs w:val="24"/>
          <w:lang w:val="en-GB"/>
        </w:rPr>
        <w:t>Autret</w:t>
      </w:r>
      <w:proofErr w:type="spellEnd"/>
      <w:r w:rsidR="00304D4D" w:rsidRPr="00235BC3">
        <w:rPr>
          <w:rFonts w:ascii="Times New Roman" w:hAnsi="Times New Roman" w:cs="Times New Roman"/>
          <w:sz w:val="24"/>
          <w:szCs w:val="24"/>
          <w:lang w:val="en-GB"/>
        </w:rPr>
        <w:t>, for his support throughout the project</w:t>
      </w:r>
      <w:r w:rsidR="00636996" w:rsidRPr="00235BC3">
        <w:rPr>
          <w:rFonts w:ascii="Times New Roman" w:hAnsi="Times New Roman" w:cs="Times New Roman"/>
          <w:sz w:val="24"/>
          <w:szCs w:val="24"/>
          <w:lang w:val="en-GB"/>
        </w:rPr>
        <w:t>, Laurent Couzi (LPO France) for establishing excellent relationships with local delegates of the LPO</w:t>
      </w:r>
      <w:ins w:id="0" w:author="M. Jean-Francois BRETAUD" w:date="2025-09-26T15:00:00Z">
        <w:r w:rsidR="008508F3">
          <w:rPr>
            <w:rFonts w:ascii="Times New Roman" w:hAnsi="Times New Roman" w:cs="Times New Roman"/>
            <w:sz w:val="24"/>
            <w:szCs w:val="24"/>
            <w:lang w:val="en-GB"/>
          </w:rPr>
          <w:t>,</w:t>
        </w:r>
      </w:ins>
      <w:r w:rsidR="00636996" w:rsidRPr="00235BC3">
        <w:rPr>
          <w:rFonts w:ascii="Times New Roman" w:hAnsi="Times New Roman" w:cs="Times New Roman"/>
          <w:sz w:val="24"/>
          <w:szCs w:val="24"/>
          <w:lang w:val="en-GB"/>
        </w:rPr>
        <w:t xml:space="preserve"> </w:t>
      </w:r>
      <w:del w:id="1" w:author="M. Jean-Francois BRETAUD" w:date="2025-09-26T15:00:00Z">
        <w:r w:rsidR="00636996" w:rsidRPr="00235BC3" w:rsidDel="008508F3">
          <w:rPr>
            <w:rFonts w:ascii="Times New Roman" w:hAnsi="Times New Roman" w:cs="Times New Roman"/>
            <w:sz w:val="24"/>
            <w:szCs w:val="24"/>
            <w:lang w:val="en-GB"/>
          </w:rPr>
          <w:delText>and</w:delText>
        </w:r>
      </w:del>
      <w:r w:rsidR="00636996" w:rsidRPr="00235BC3">
        <w:rPr>
          <w:rFonts w:ascii="Times New Roman" w:hAnsi="Times New Roman" w:cs="Times New Roman"/>
          <w:sz w:val="24"/>
          <w:szCs w:val="24"/>
          <w:lang w:val="en-GB"/>
        </w:rPr>
        <w:t xml:space="preserve"> Bretagne </w:t>
      </w:r>
      <w:proofErr w:type="spellStart"/>
      <w:r w:rsidR="00636996" w:rsidRPr="00235BC3">
        <w:rPr>
          <w:rFonts w:ascii="Times New Roman" w:hAnsi="Times New Roman" w:cs="Times New Roman"/>
          <w:sz w:val="24"/>
          <w:szCs w:val="24"/>
          <w:lang w:val="en-GB"/>
        </w:rPr>
        <w:t>Vivante</w:t>
      </w:r>
      <w:proofErr w:type="spellEnd"/>
      <w:ins w:id="2" w:author="M. Jean-Francois BRETAUD" w:date="2025-09-26T15:06:00Z">
        <w:r w:rsidR="008508F3">
          <w:rPr>
            <w:rFonts w:ascii="Times New Roman" w:hAnsi="Times New Roman" w:cs="Times New Roman"/>
            <w:sz w:val="24"/>
            <w:szCs w:val="24"/>
            <w:lang w:val="en-GB"/>
          </w:rPr>
          <w:t xml:space="preserve"> - SEPNB</w:t>
        </w:r>
      </w:ins>
      <w:ins w:id="3" w:author="M. Jean-Francois BRETAUD" w:date="2025-09-26T15:00:00Z">
        <w:r w:rsidR="008508F3">
          <w:rPr>
            <w:rFonts w:ascii="Times New Roman" w:hAnsi="Times New Roman" w:cs="Times New Roman"/>
            <w:sz w:val="24"/>
            <w:szCs w:val="24"/>
            <w:lang w:val="en-GB"/>
          </w:rPr>
          <w:t xml:space="preserve"> and Le Groupe </w:t>
        </w:r>
        <w:proofErr w:type="spellStart"/>
        <w:r w:rsidR="008508F3">
          <w:rPr>
            <w:rFonts w:ascii="Times New Roman" w:hAnsi="Times New Roman" w:cs="Times New Roman"/>
            <w:sz w:val="24"/>
            <w:szCs w:val="24"/>
            <w:lang w:val="en-GB"/>
          </w:rPr>
          <w:t>M</w:t>
        </w:r>
      </w:ins>
      <w:ins w:id="4" w:author="M. Jean-Francois BRETAUD" w:date="2025-09-26T15:01:00Z">
        <w:r w:rsidR="008508F3">
          <w:rPr>
            <w:rFonts w:ascii="Times New Roman" w:hAnsi="Times New Roman" w:cs="Times New Roman"/>
            <w:sz w:val="24"/>
            <w:szCs w:val="24"/>
            <w:lang w:val="en-GB"/>
          </w:rPr>
          <w:t>ammalogique</w:t>
        </w:r>
        <w:proofErr w:type="spellEnd"/>
        <w:r w:rsidR="008508F3">
          <w:rPr>
            <w:rFonts w:ascii="Times New Roman" w:hAnsi="Times New Roman" w:cs="Times New Roman"/>
            <w:sz w:val="24"/>
            <w:szCs w:val="24"/>
            <w:lang w:val="en-GB"/>
          </w:rPr>
          <w:t xml:space="preserve"> Breton</w:t>
        </w:r>
      </w:ins>
      <w:r w:rsidR="00F02197" w:rsidRPr="00235BC3">
        <w:rPr>
          <w:rFonts w:ascii="Times New Roman" w:hAnsi="Times New Roman" w:cs="Times New Roman"/>
          <w:sz w:val="24"/>
          <w:szCs w:val="24"/>
          <w:lang w:val="en-GB"/>
        </w:rPr>
        <w:t>, and Olivier Gimenez (CNRS) for triggering initial contacts between the authors</w:t>
      </w:r>
      <w:r w:rsidR="00636996" w:rsidRPr="00235BC3">
        <w:rPr>
          <w:rFonts w:ascii="Times New Roman" w:hAnsi="Times New Roman" w:cs="Times New Roman"/>
          <w:sz w:val="24"/>
          <w:szCs w:val="24"/>
          <w:lang w:val="en-GB"/>
        </w:rPr>
        <w:t xml:space="preserve">. This study is dedicated to the thousands of naturalist enthusiast who gather opportunistic wildlife data through the </w:t>
      </w:r>
      <w:proofErr w:type="spellStart"/>
      <w:r w:rsidR="00636996" w:rsidRPr="00235BC3">
        <w:rPr>
          <w:rFonts w:ascii="Times New Roman" w:hAnsi="Times New Roman" w:cs="Times New Roman"/>
          <w:sz w:val="24"/>
          <w:szCs w:val="24"/>
          <w:lang w:val="en-GB"/>
        </w:rPr>
        <w:t>VisioNature</w:t>
      </w:r>
      <w:proofErr w:type="spellEnd"/>
      <w:r w:rsidR="00636996" w:rsidRPr="00235BC3">
        <w:rPr>
          <w:rFonts w:ascii="Times New Roman" w:hAnsi="Times New Roman" w:cs="Times New Roman"/>
          <w:sz w:val="24"/>
          <w:szCs w:val="24"/>
          <w:lang w:val="en-GB"/>
        </w:rPr>
        <w:t xml:space="preserve"> portal</w:t>
      </w:r>
      <w:r w:rsidR="00A33F53" w:rsidRPr="00235BC3">
        <w:rPr>
          <w:rFonts w:ascii="Times New Roman" w:hAnsi="Times New Roman" w:cs="Times New Roman"/>
          <w:sz w:val="24"/>
          <w:szCs w:val="24"/>
          <w:lang w:val="en-GB"/>
        </w:rPr>
        <w:t xml:space="preserve"> and to the members of the GDR </w:t>
      </w:r>
      <w:proofErr w:type="spellStart"/>
      <w:r w:rsidR="00A33F53" w:rsidRPr="00235BC3">
        <w:rPr>
          <w:rFonts w:ascii="Times New Roman" w:hAnsi="Times New Roman" w:cs="Times New Roman"/>
          <w:sz w:val="24"/>
          <w:szCs w:val="24"/>
          <w:lang w:val="en-GB"/>
        </w:rPr>
        <w:t>Ecostat</w:t>
      </w:r>
      <w:proofErr w:type="spellEnd"/>
      <w:r w:rsidR="00A33F53" w:rsidRPr="00235BC3">
        <w:rPr>
          <w:rFonts w:ascii="Times New Roman" w:hAnsi="Times New Roman" w:cs="Times New Roman"/>
          <w:sz w:val="24"/>
          <w:szCs w:val="24"/>
          <w:lang w:val="en-GB"/>
        </w:rPr>
        <w:t xml:space="preserve"> and </w:t>
      </w:r>
      <w:proofErr w:type="spellStart"/>
      <w:r w:rsidR="00A33F53" w:rsidRPr="00235BC3">
        <w:rPr>
          <w:rFonts w:ascii="Times New Roman" w:hAnsi="Times New Roman" w:cs="Times New Roman"/>
          <w:sz w:val="24"/>
          <w:szCs w:val="24"/>
          <w:lang w:val="en-GB"/>
        </w:rPr>
        <w:t>Réseau</w:t>
      </w:r>
      <w:proofErr w:type="spellEnd"/>
      <w:r w:rsidR="00A33F53" w:rsidRPr="00235BC3">
        <w:rPr>
          <w:rFonts w:ascii="Times New Roman" w:hAnsi="Times New Roman" w:cs="Times New Roman"/>
          <w:sz w:val="24"/>
          <w:szCs w:val="24"/>
          <w:lang w:val="en-GB"/>
        </w:rPr>
        <w:t xml:space="preserve"> CISSTAT who engage into science-stakeholders collaborations</w:t>
      </w:r>
      <w:r w:rsidR="00D33953" w:rsidRPr="00235BC3">
        <w:rPr>
          <w:rFonts w:ascii="Times New Roman" w:hAnsi="Times New Roman" w:cs="Times New Roman"/>
          <w:sz w:val="24"/>
          <w:szCs w:val="24"/>
          <w:lang w:val="en-GB"/>
        </w:rPr>
        <w:t xml:space="preserve"> through data analysis</w:t>
      </w:r>
      <w:r w:rsidR="00A33F53" w:rsidRPr="00235BC3">
        <w:rPr>
          <w:rFonts w:ascii="Times New Roman" w:hAnsi="Times New Roman" w:cs="Times New Roman"/>
          <w:sz w:val="24"/>
          <w:szCs w:val="24"/>
          <w:lang w:val="en-GB"/>
        </w:rPr>
        <w:t>.</w:t>
      </w:r>
      <w:r w:rsidR="00636996" w:rsidRPr="00235BC3">
        <w:rPr>
          <w:rFonts w:ascii="Times New Roman" w:hAnsi="Times New Roman" w:cs="Times New Roman"/>
          <w:sz w:val="24"/>
          <w:szCs w:val="24"/>
          <w:lang w:val="en-GB"/>
        </w:rPr>
        <w:t xml:space="preserve">  </w:t>
      </w:r>
      <w:r w:rsidR="00636996" w:rsidRPr="00235BC3">
        <w:rPr>
          <w:rFonts w:ascii="Times New Roman" w:hAnsi="Times New Roman" w:cs="Times New Roman"/>
          <w:sz w:val="24"/>
          <w:szCs w:val="24"/>
          <w:highlight w:val="yellow"/>
          <w:lang w:val="en-GB"/>
        </w:rPr>
        <w:t>[</w:t>
      </w:r>
      <w:proofErr w:type="spellStart"/>
      <w:r w:rsidR="00636996" w:rsidRPr="00235BC3">
        <w:rPr>
          <w:rFonts w:ascii="Times New Roman" w:hAnsi="Times New Roman" w:cs="Times New Roman"/>
          <w:sz w:val="24"/>
          <w:szCs w:val="24"/>
          <w:highlight w:val="yellow"/>
          <w:lang w:val="en-GB"/>
        </w:rPr>
        <w:t>ajoutez</w:t>
      </w:r>
      <w:proofErr w:type="spellEnd"/>
      <w:r w:rsidR="00636996" w:rsidRPr="00235BC3">
        <w:rPr>
          <w:rFonts w:ascii="Times New Roman" w:hAnsi="Times New Roman" w:cs="Times New Roman"/>
          <w:sz w:val="24"/>
          <w:szCs w:val="24"/>
          <w:highlight w:val="yellow"/>
          <w:lang w:val="en-GB"/>
        </w:rPr>
        <w:t xml:space="preserve"> qui </w:t>
      </w:r>
      <w:proofErr w:type="spellStart"/>
      <w:r w:rsidR="00636996" w:rsidRPr="00235BC3">
        <w:rPr>
          <w:rFonts w:ascii="Times New Roman" w:hAnsi="Times New Roman" w:cs="Times New Roman"/>
          <w:sz w:val="24"/>
          <w:szCs w:val="24"/>
          <w:highlight w:val="yellow"/>
          <w:lang w:val="en-GB"/>
        </w:rPr>
        <w:t>vous</w:t>
      </w:r>
      <w:proofErr w:type="spellEnd"/>
      <w:r w:rsidR="00636996" w:rsidRPr="00235BC3">
        <w:rPr>
          <w:rFonts w:ascii="Times New Roman" w:hAnsi="Times New Roman" w:cs="Times New Roman"/>
          <w:sz w:val="24"/>
          <w:szCs w:val="24"/>
          <w:highlight w:val="yellow"/>
          <w:lang w:val="en-GB"/>
        </w:rPr>
        <w:t xml:space="preserve"> </w:t>
      </w:r>
      <w:proofErr w:type="spellStart"/>
      <w:r w:rsidR="00636996" w:rsidRPr="00235BC3">
        <w:rPr>
          <w:rFonts w:ascii="Times New Roman" w:hAnsi="Times New Roman" w:cs="Times New Roman"/>
          <w:sz w:val="24"/>
          <w:szCs w:val="24"/>
          <w:highlight w:val="yellow"/>
          <w:lang w:val="en-GB"/>
        </w:rPr>
        <w:t>voulez</w:t>
      </w:r>
      <w:proofErr w:type="spellEnd"/>
      <w:r w:rsidR="00636996" w:rsidRPr="00235BC3">
        <w:rPr>
          <w:rFonts w:ascii="Times New Roman" w:hAnsi="Times New Roman" w:cs="Times New Roman"/>
          <w:sz w:val="24"/>
          <w:szCs w:val="24"/>
          <w:highlight w:val="yellow"/>
          <w:lang w:val="en-GB"/>
        </w:rPr>
        <w:t xml:space="preserve"> : DIR, etc etc]</w:t>
      </w:r>
      <w:r w:rsidR="00636996" w:rsidRPr="00235BC3">
        <w:rPr>
          <w:rFonts w:ascii="Times New Roman" w:hAnsi="Times New Roman" w:cs="Times New Roman"/>
          <w:sz w:val="24"/>
          <w:szCs w:val="24"/>
          <w:lang w:val="en-GB"/>
        </w:rPr>
        <w:t xml:space="preserve">. </w:t>
      </w:r>
      <w:ins w:id="5" w:author="M. Jean-Francois BRETAUD [2]" w:date="2025-10-10T15:47:00Z">
        <w:r w:rsidR="007A0052" w:rsidRPr="007A0052">
          <w:rPr>
            <w:rFonts w:ascii="Times New Roman" w:hAnsi="Times New Roman" w:cs="Times New Roman"/>
            <w:sz w:val="24"/>
            <w:szCs w:val="24"/>
            <w:lang w:val="en-GB"/>
          </w:rPr>
          <w:t>Thanks also to DIRO for its involvement in taking into account ecological continuities on its network and for having systematically implemented the recording of wildlife/vehicle collisions.</w:t>
        </w:r>
      </w:ins>
      <w:r w:rsidR="00304D4D" w:rsidRPr="00235BC3">
        <w:rPr>
          <w:rFonts w:ascii="Times New Roman" w:hAnsi="Times New Roman" w:cs="Times New Roman"/>
          <w:sz w:val="24"/>
          <w:szCs w:val="24"/>
          <w:lang w:val="en-GB"/>
        </w:rPr>
        <w:t xml:space="preserve"> </w:t>
      </w:r>
    </w:p>
    <w:p w14:paraId="13465FF0" w14:textId="77777777" w:rsidR="00F02197" w:rsidRPr="00235BC3" w:rsidRDefault="00F02197" w:rsidP="00235BC3">
      <w:pPr>
        <w:spacing w:line="480" w:lineRule="auto"/>
        <w:rPr>
          <w:rFonts w:ascii="Times New Roman" w:hAnsi="Times New Roman" w:cs="Times New Roman"/>
          <w:sz w:val="24"/>
          <w:szCs w:val="24"/>
          <w:lang w:val="en-GB"/>
        </w:rPr>
      </w:pPr>
    </w:p>
    <w:p w14:paraId="0DDB2606"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Author contributions</w:t>
      </w:r>
    </w:p>
    <w:p w14:paraId="2B4E719F" w14:textId="086E3850" w:rsidR="00E5309C" w:rsidRPr="00235BC3" w:rsidRDefault="00E5309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JP : wrote the model and performed the analyses, </w:t>
      </w:r>
      <w:r w:rsidR="00E54999" w:rsidRPr="00235BC3">
        <w:rPr>
          <w:rFonts w:ascii="Times New Roman" w:hAnsi="Times New Roman" w:cs="Times New Roman"/>
          <w:sz w:val="24"/>
          <w:szCs w:val="24"/>
          <w:lang w:val="en-GB"/>
        </w:rPr>
        <w:t>led</w:t>
      </w:r>
      <w:r w:rsidRPr="00235BC3">
        <w:rPr>
          <w:rFonts w:ascii="Times New Roman" w:hAnsi="Times New Roman" w:cs="Times New Roman"/>
          <w:sz w:val="24"/>
          <w:szCs w:val="24"/>
          <w:lang w:val="en-GB"/>
        </w:rPr>
        <w:t xml:space="preserve"> the writing</w:t>
      </w:r>
      <w:r w:rsidR="00492370" w:rsidRPr="00235BC3">
        <w:rPr>
          <w:rFonts w:ascii="Times New Roman" w:hAnsi="Times New Roman" w:cs="Times New Roman"/>
          <w:sz w:val="24"/>
          <w:szCs w:val="24"/>
          <w:lang w:val="en-GB"/>
        </w:rPr>
        <w:t>.</w:t>
      </w:r>
    </w:p>
    <w:p w14:paraId="7B69B880" w14:textId="77777777" w:rsidR="00E5309C" w:rsidRPr="00235BC3" w:rsidRDefault="00E5309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lastRenderedPageBreak/>
        <w:t xml:space="preserve">JYB : conceived the initial idea and led the project, contributed to theoretical and </w:t>
      </w:r>
      <w:r w:rsidR="00F514F3" w:rsidRPr="00235BC3">
        <w:rPr>
          <w:rFonts w:ascii="Times New Roman" w:hAnsi="Times New Roman" w:cs="Times New Roman"/>
          <w:sz w:val="24"/>
          <w:szCs w:val="24"/>
          <w:lang w:val="en-GB"/>
        </w:rPr>
        <w:t>methodological developments, led the writing</w:t>
      </w:r>
      <w:r w:rsidR="00492370" w:rsidRPr="00235BC3">
        <w:rPr>
          <w:rFonts w:ascii="Times New Roman" w:hAnsi="Times New Roman" w:cs="Times New Roman"/>
          <w:sz w:val="24"/>
          <w:szCs w:val="24"/>
          <w:lang w:val="en-GB"/>
        </w:rPr>
        <w:t>.</w:t>
      </w:r>
    </w:p>
    <w:p w14:paraId="21D7FB3E" w14:textId="77777777" w:rsidR="00F514F3" w:rsidRPr="00235BC3" w:rsidRDefault="00F514F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AM : conceived the initial idea, contributed to applied developments, participated to the writing</w:t>
      </w:r>
      <w:r w:rsidR="00492370" w:rsidRPr="00235BC3">
        <w:rPr>
          <w:rFonts w:ascii="Times New Roman" w:hAnsi="Times New Roman" w:cs="Times New Roman"/>
          <w:sz w:val="24"/>
          <w:szCs w:val="24"/>
          <w:lang w:val="en-GB"/>
        </w:rPr>
        <w:t>.</w:t>
      </w:r>
    </w:p>
    <w:p w14:paraId="75CE2CFF" w14:textId="77777777" w:rsidR="00F514F3" w:rsidRPr="00235BC3" w:rsidRDefault="00F514F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JF : contributed to applied developments</w:t>
      </w:r>
      <w:r w:rsidR="00FC3CB9" w:rsidRPr="00235BC3">
        <w:rPr>
          <w:rFonts w:ascii="Times New Roman" w:hAnsi="Times New Roman" w:cs="Times New Roman"/>
          <w:sz w:val="24"/>
          <w:szCs w:val="24"/>
          <w:lang w:val="en-GB"/>
        </w:rPr>
        <w:t xml:space="preserve">, gathered and explored spatial data, </w:t>
      </w:r>
      <w:r w:rsidRPr="00235BC3">
        <w:rPr>
          <w:rFonts w:ascii="Times New Roman" w:hAnsi="Times New Roman" w:cs="Times New Roman"/>
          <w:sz w:val="24"/>
          <w:szCs w:val="24"/>
          <w:lang w:val="en-GB"/>
        </w:rPr>
        <w:t>participated to the writing</w:t>
      </w:r>
      <w:r w:rsidR="00492370" w:rsidRPr="00235BC3">
        <w:rPr>
          <w:rFonts w:ascii="Times New Roman" w:hAnsi="Times New Roman" w:cs="Times New Roman"/>
          <w:sz w:val="24"/>
          <w:szCs w:val="24"/>
          <w:lang w:val="en-GB"/>
        </w:rPr>
        <w:t>.</w:t>
      </w:r>
    </w:p>
    <w:p w14:paraId="01A12AAD" w14:textId="43BF8994" w:rsidR="00FC3CB9" w:rsidRPr="00235BC3" w:rsidRDefault="00FC3CB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MV : prepared and explored data, implemented the initial versions of the model and performed the interpretation of initial results, </w:t>
      </w:r>
      <w:r w:rsidR="004D57F7" w:rsidRPr="00235BC3">
        <w:rPr>
          <w:rFonts w:ascii="Times New Roman" w:hAnsi="Times New Roman" w:cs="Times New Roman"/>
          <w:sz w:val="24"/>
          <w:szCs w:val="24"/>
          <w:lang w:val="en-GB"/>
        </w:rPr>
        <w:t>participated</w:t>
      </w:r>
      <w:r w:rsidRPr="00235BC3">
        <w:rPr>
          <w:rFonts w:ascii="Times New Roman" w:hAnsi="Times New Roman" w:cs="Times New Roman"/>
          <w:sz w:val="24"/>
          <w:szCs w:val="24"/>
          <w:lang w:val="en-GB"/>
        </w:rPr>
        <w:t xml:space="preserve"> to the writing</w:t>
      </w:r>
      <w:r w:rsidR="00492370" w:rsidRPr="00235BC3">
        <w:rPr>
          <w:rFonts w:ascii="Times New Roman" w:hAnsi="Times New Roman" w:cs="Times New Roman"/>
          <w:sz w:val="24"/>
          <w:szCs w:val="24"/>
          <w:lang w:val="en-GB"/>
        </w:rPr>
        <w:t>.</w:t>
      </w:r>
    </w:p>
    <w:p w14:paraId="1EEEE207" w14:textId="77777777" w:rsidR="00F514F3" w:rsidRPr="00235BC3" w:rsidRDefault="00F514F3" w:rsidP="00235BC3">
      <w:pPr>
        <w:spacing w:line="480" w:lineRule="auto"/>
        <w:rPr>
          <w:rFonts w:ascii="Times New Roman" w:hAnsi="Times New Roman" w:cs="Times New Roman"/>
          <w:sz w:val="24"/>
          <w:szCs w:val="24"/>
          <w:lang w:val="en-GB"/>
        </w:rPr>
      </w:pPr>
    </w:p>
    <w:p w14:paraId="4D61DC58" w14:textId="77777777" w:rsidR="00B366DE" w:rsidRPr="00235BC3" w:rsidRDefault="00B366D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Statement on inclusion</w:t>
      </w:r>
    </w:p>
    <w:p w14:paraId="3E4EEAFB" w14:textId="2A115355" w:rsidR="00965E1F" w:rsidRPr="00235BC3" w:rsidRDefault="002915C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Our study was </w:t>
      </w:r>
      <w:r w:rsidR="00965E1F" w:rsidRPr="00235BC3">
        <w:rPr>
          <w:rFonts w:ascii="Times New Roman" w:hAnsi="Times New Roman" w:cs="Times New Roman"/>
          <w:sz w:val="24"/>
          <w:szCs w:val="24"/>
          <w:lang w:val="en-GB"/>
        </w:rPr>
        <w:t xml:space="preserve">co-constructed </w:t>
      </w:r>
      <w:r w:rsidR="00553257" w:rsidRPr="00235BC3">
        <w:rPr>
          <w:rFonts w:ascii="Times New Roman" w:hAnsi="Times New Roman" w:cs="Times New Roman"/>
          <w:sz w:val="24"/>
          <w:szCs w:val="24"/>
          <w:lang w:val="en-GB"/>
        </w:rPr>
        <w:t xml:space="preserve">from the beginning </w:t>
      </w:r>
      <w:r w:rsidR="00965E1F" w:rsidRPr="00235BC3">
        <w:rPr>
          <w:rFonts w:ascii="Times New Roman" w:hAnsi="Times New Roman" w:cs="Times New Roman"/>
          <w:sz w:val="24"/>
          <w:szCs w:val="24"/>
          <w:lang w:val="en-GB"/>
        </w:rPr>
        <w:t xml:space="preserve">between academic researchers in community ecology and spatial statistics, </w:t>
      </w:r>
      <w:r w:rsidR="00553257" w:rsidRPr="00235BC3">
        <w:rPr>
          <w:rFonts w:ascii="Times New Roman" w:hAnsi="Times New Roman" w:cs="Times New Roman"/>
          <w:sz w:val="24"/>
          <w:szCs w:val="24"/>
          <w:lang w:val="en-GB"/>
        </w:rPr>
        <w:t xml:space="preserve">engineers from </w:t>
      </w:r>
      <w:r w:rsidR="00965E1F" w:rsidRPr="00235BC3">
        <w:rPr>
          <w:rFonts w:ascii="Times New Roman" w:hAnsi="Times New Roman" w:cs="Times New Roman"/>
          <w:sz w:val="24"/>
          <w:szCs w:val="24"/>
          <w:lang w:val="en-GB"/>
        </w:rPr>
        <w:t xml:space="preserve">regional agencies and </w:t>
      </w:r>
      <w:del w:id="6" w:author="M. Jean-Francois BRETAUD" w:date="2025-09-26T15:07:00Z">
        <w:r w:rsidR="00965E1F" w:rsidRPr="00235BC3" w:rsidDel="008508F3">
          <w:rPr>
            <w:rFonts w:ascii="Times New Roman" w:hAnsi="Times New Roman" w:cs="Times New Roman"/>
            <w:sz w:val="24"/>
            <w:szCs w:val="24"/>
            <w:lang w:val="en-GB"/>
          </w:rPr>
          <w:delText xml:space="preserve">two </w:delText>
        </w:r>
      </w:del>
      <w:ins w:id="7" w:author="M. Jean-Francois BRETAUD" w:date="2025-09-26T15:07:00Z">
        <w:r w:rsidR="008508F3">
          <w:rPr>
            <w:rFonts w:ascii="Times New Roman" w:hAnsi="Times New Roman" w:cs="Times New Roman"/>
            <w:sz w:val="24"/>
            <w:szCs w:val="24"/>
            <w:lang w:val="en-GB"/>
          </w:rPr>
          <w:t>three</w:t>
        </w:r>
        <w:r w:rsidR="008508F3" w:rsidRPr="00235BC3">
          <w:rPr>
            <w:rFonts w:ascii="Times New Roman" w:hAnsi="Times New Roman" w:cs="Times New Roman"/>
            <w:sz w:val="24"/>
            <w:szCs w:val="24"/>
            <w:lang w:val="en-GB"/>
          </w:rPr>
          <w:t xml:space="preserve"> </w:t>
        </w:r>
      </w:ins>
      <w:r w:rsidR="00965E1F" w:rsidRPr="00235BC3">
        <w:rPr>
          <w:rFonts w:ascii="Times New Roman" w:hAnsi="Times New Roman" w:cs="Times New Roman"/>
          <w:sz w:val="24"/>
          <w:szCs w:val="24"/>
          <w:lang w:val="en-GB"/>
        </w:rPr>
        <w:t xml:space="preserve">non-governmental associations, Bretagne </w:t>
      </w:r>
      <w:proofErr w:type="spellStart"/>
      <w:r w:rsidR="00965E1F" w:rsidRPr="00235BC3">
        <w:rPr>
          <w:rFonts w:ascii="Times New Roman" w:hAnsi="Times New Roman" w:cs="Times New Roman"/>
          <w:sz w:val="24"/>
          <w:szCs w:val="24"/>
          <w:lang w:val="en-GB"/>
        </w:rPr>
        <w:t>Vivante</w:t>
      </w:r>
      <w:proofErr w:type="spellEnd"/>
      <w:ins w:id="8" w:author="M. Jean-Francois BRETAUD" w:date="2025-09-26T15:07:00Z">
        <w:r w:rsidR="008508F3">
          <w:rPr>
            <w:rFonts w:ascii="Times New Roman" w:hAnsi="Times New Roman" w:cs="Times New Roman"/>
            <w:sz w:val="24"/>
            <w:szCs w:val="24"/>
            <w:lang w:val="en-GB"/>
          </w:rPr>
          <w:t>-SEPNB,</w:t>
        </w:r>
      </w:ins>
      <w:del w:id="9" w:author="M. Jean-Francois BRETAUD" w:date="2025-09-26T15:07:00Z">
        <w:r w:rsidR="00965E1F" w:rsidRPr="00235BC3" w:rsidDel="008508F3">
          <w:rPr>
            <w:rFonts w:ascii="Times New Roman" w:hAnsi="Times New Roman" w:cs="Times New Roman"/>
            <w:sz w:val="24"/>
            <w:szCs w:val="24"/>
            <w:lang w:val="en-GB"/>
          </w:rPr>
          <w:delText xml:space="preserve"> and</w:delText>
        </w:r>
      </w:del>
      <w:r w:rsidR="00965E1F" w:rsidRPr="00235BC3">
        <w:rPr>
          <w:rFonts w:ascii="Times New Roman" w:hAnsi="Times New Roman" w:cs="Times New Roman"/>
          <w:sz w:val="24"/>
          <w:szCs w:val="24"/>
          <w:lang w:val="en-GB"/>
        </w:rPr>
        <w:t xml:space="preserve"> the Ligue pour la Protection des </w:t>
      </w:r>
      <w:proofErr w:type="spellStart"/>
      <w:r w:rsidR="00965E1F" w:rsidRPr="00235BC3">
        <w:rPr>
          <w:rFonts w:ascii="Times New Roman" w:hAnsi="Times New Roman" w:cs="Times New Roman"/>
          <w:sz w:val="24"/>
          <w:szCs w:val="24"/>
          <w:lang w:val="en-GB"/>
        </w:rPr>
        <w:t>Oiseaux</w:t>
      </w:r>
      <w:proofErr w:type="spellEnd"/>
      <w:r w:rsidR="00965E1F" w:rsidRPr="00235BC3">
        <w:rPr>
          <w:rFonts w:ascii="Times New Roman" w:hAnsi="Times New Roman" w:cs="Times New Roman"/>
          <w:sz w:val="24"/>
          <w:szCs w:val="24"/>
          <w:lang w:val="en-GB"/>
        </w:rPr>
        <w:t xml:space="preserve"> – Pays de Loire</w:t>
      </w:r>
      <w:ins w:id="10" w:author="M. Jean-Francois BRETAUD" w:date="2025-09-26T15:07:00Z">
        <w:r w:rsidR="008508F3">
          <w:rPr>
            <w:rFonts w:ascii="Times New Roman" w:hAnsi="Times New Roman" w:cs="Times New Roman"/>
            <w:sz w:val="24"/>
            <w:szCs w:val="24"/>
            <w:lang w:val="en-GB"/>
          </w:rPr>
          <w:t xml:space="preserve"> and le Groupe </w:t>
        </w:r>
        <w:proofErr w:type="spellStart"/>
        <w:r w:rsidR="008508F3">
          <w:rPr>
            <w:rFonts w:ascii="Times New Roman" w:hAnsi="Times New Roman" w:cs="Times New Roman"/>
            <w:sz w:val="24"/>
            <w:szCs w:val="24"/>
            <w:lang w:val="en-GB"/>
          </w:rPr>
          <w:t>Mammalogique</w:t>
        </w:r>
        <w:proofErr w:type="spellEnd"/>
        <w:r w:rsidR="008508F3">
          <w:rPr>
            <w:rFonts w:ascii="Times New Roman" w:hAnsi="Times New Roman" w:cs="Times New Roman"/>
            <w:sz w:val="24"/>
            <w:szCs w:val="24"/>
            <w:lang w:val="en-GB"/>
          </w:rPr>
          <w:t xml:space="preserve"> Breton</w:t>
        </w:r>
      </w:ins>
      <w:r w:rsidR="00965E1F" w:rsidRPr="00235BC3">
        <w:rPr>
          <w:rFonts w:ascii="Times New Roman" w:hAnsi="Times New Roman" w:cs="Times New Roman"/>
          <w:sz w:val="24"/>
          <w:szCs w:val="24"/>
          <w:lang w:val="en-GB"/>
        </w:rPr>
        <w:t xml:space="preserve">, with the support of the national Ligue pour la Protection des </w:t>
      </w:r>
      <w:proofErr w:type="spellStart"/>
      <w:r w:rsidR="00965E1F" w:rsidRPr="00235BC3">
        <w:rPr>
          <w:rFonts w:ascii="Times New Roman" w:hAnsi="Times New Roman" w:cs="Times New Roman"/>
          <w:sz w:val="24"/>
          <w:szCs w:val="24"/>
          <w:lang w:val="en-GB"/>
        </w:rPr>
        <w:t>Oiseaux</w:t>
      </w:r>
      <w:proofErr w:type="spellEnd"/>
      <w:r w:rsidR="00553257" w:rsidRPr="00235BC3">
        <w:rPr>
          <w:rFonts w:ascii="Times New Roman" w:hAnsi="Times New Roman" w:cs="Times New Roman"/>
          <w:sz w:val="24"/>
          <w:szCs w:val="24"/>
          <w:lang w:val="en-GB"/>
        </w:rPr>
        <w:t xml:space="preserve"> and the French Ministry in charge of Environment. Non-academic regional stakeholders directly participated to the conception of the model and analyses by providing </w:t>
      </w:r>
      <w:r w:rsidR="00AD015F" w:rsidRPr="00235BC3">
        <w:rPr>
          <w:rFonts w:ascii="Times New Roman" w:hAnsi="Times New Roman" w:cs="Times New Roman"/>
          <w:sz w:val="24"/>
          <w:szCs w:val="24"/>
          <w:lang w:val="en-GB"/>
        </w:rPr>
        <w:t xml:space="preserve">their </w:t>
      </w:r>
      <w:r w:rsidR="00553257" w:rsidRPr="00235BC3">
        <w:rPr>
          <w:rFonts w:ascii="Times New Roman" w:hAnsi="Times New Roman" w:cs="Times New Roman"/>
          <w:sz w:val="24"/>
          <w:szCs w:val="24"/>
          <w:lang w:val="en-GB"/>
        </w:rPr>
        <w:t xml:space="preserve">local expertise on data and </w:t>
      </w:r>
      <w:r w:rsidR="00A07968" w:rsidRPr="00235BC3">
        <w:rPr>
          <w:rFonts w:ascii="Times New Roman" w:hAnsi="Times New Roman" w:cs="Times New Roman"/>
          <w:sz w:val="24"/>
          <w:szCs w:val="24"/>
          <w:lang w:val="en-GB"/>
        </w:rPr>
        <w:t>results and</w:t>
      </w:r>
      <w:r w:rsidR="00C6057C" w:rsidRPr="00235BC3">
        <w:rPr>
          <w:rFonts w:ascii="Times New Roman" w:hAnsi="Times New Roman" w:cs="Times New Roman"/>
          <w:sz w:val="24"/>
          <w:szCs w:val="24"/>
          <w:lang w:val="en-GB"/>
        </w:rPr>
        <w:t xml:space="preserve"> are included in the authors list</w:t>
      </w:r>
      <w:r w:rsidR="00553257" w:rsidRPr="00235BC3">
        <w:rPr>
          <w:rFonts w:ascii="Times New Roman" w:hAnsi="Times New Roman" w:cs="Times New Roman"/>
          <w:sz w:val="24"/>
          <w:szCs w:val="24"/>
          <w:lang w:val="en-GB"/>
        </w:rPr>
        <w:t>.</w:t>
      </w:r>
      <w:r w:rsidR="00C6057C" w:rsidRPr="00235BC3">
        <w:rPr>
          <w:rFonts w:ascii="Times New Roman" w:hAnsi="Times New Roman" w:cs="Times New Roman"/>
          <w:sz w:val="24"/>
          <w:szCs w:val="24"/>
          <w:lang w:val="en-GB"/>
        </w:rPr>
        <w:t xml:space="preserve"> Regular meetings and written contacts allowed a constant flow of exchange between researchers and </w:t>
      </w:r>
      <w:r w:rsidR="003845FC" w:rsidRPr="00235BC3">
        <w:rPr>
          <w:rFonts w:ascii="Times New Roman" w:hAnsi="Times New Roman" w:cs="Times New Roman"/>
          <w:sz w:val="24"/>
          <w:szCs w:val="24"/>
          <w:lang w:val="en-GB"/>
        </w:rPr>
        <w:t xml:space="preserve">regional </w:t>
      </w:r>
      <w:r w:rsidR="00C6057C" w:rsidRPr="00235BC3">
        <w:rPr>
          <w:rFonts w:ascii="Times New Roman" w:hAnsi="Times New Roman" w:cs="Times New Roman"/>
          <w:sz w:val="24"/>
          <w:szCs w:val="24"/>
          <w:lang w:val="en-GB"/>
        </w:rPr>
        <w:t xml:space="preserve">stakeholders through the student in charge of the project (MV, included in the authors list). </w:t>
      </w:r>
      <w:r w:rsidR="00553257" w:rsidRPr="00235BC3">
        <w:rPr>
          <w:rFonts w:ascii="Times New Roman" w:hAnsi="Times New Roman" w:cs="Times New Roman"/>
          <w:sz w:val="24"/>
          <w:szCs w:val="24"/>
          <w:lang w:val="en-GB"/>
        </w:rPr>
        <w:t xml:space="preserve"> </w:t>
      </w:r>
    </w:p>
    <w:p w14:paraId="74997A98" w14:textId="77777777" w:rsidR="00553257" w:rsidRPr="00235BC3" w:rsidRDefault="00553257" w:rsidP="00235BC3">
      <w:pPr>
        <w:spacing w:line="480" w:lineRule="auto"/>
        <w:rPr>
          <w:rFonts w:ascii="Times New Roman" w:hAnsi="Times New Roman" w:cs="Times New Roman"/>
          <w:sz w:val="24"/>
          <w:szCs w:val="24"/>
          <w:lang w:val="en-GB"/>
        </w:rPr>
      </w:pPr>
    </w:p>
    <w:p w14:paraId="6D18DE2A" w14:textId="4C63F375" w:rsidR="008A7D3D" w:rsidRPr="007B352D"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Data availability statement </w:t>
      </w:r>
    </w:p>
    <w:p w14:paraId="25EEB05E" w14:textId="547D7C5D" w:rsidR="00862016" w:rsidRPr="008A7D3D" w:rsidRDefault="0086201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lastRenderedPageBreak/>
        <w:t>Upon publication, the data and scripts allowing the replication of the results presented in this study will be deposited on the French government’s pub</w:t>
      </w:r>
      <w:r w:rsidR="00E2724B" w:rsidRPr="00235BC3">
        <w:rPr>
          <w:rFonts w:ascii="Times New Roman" w:hAnsi="Times New Roman" w:cs="Times New Roman"/>
          <w:sz w:val="24"/>
          <w:szCs w:val="24"/>
          <w:lang w:val="en-GB"/>
        </w:rPr>
        <w:t>lic research archive repository</w:t>
      </w:r>
      <w:r w:rsidRPr="00235BC3">
        <w:rPr>
          <w:rFonts w:ascii="Times New Roman" w:hAnsi="Times New Roman" w:cs="Times New Roman"/>
          <w:sz w:val="24"/>
          <w:szCs w:val="24"/>
          <w:lang w:val="en-GB"/>
        </w:rPr>
        <w:t xml:space="preserve">: </w:t>
      </w:r>
    </w:p>
    <w:p w14:paraId="455BB95E" w14:textId="29AB801E" w:rsidR="00A07968" w:rsidRPr="00F353F4" w:rsidRDefault="005D0497" w:rsidP="00235BC3">
      <w:pPr>
        <w:spacing w:line="480" w:lineRule="auto"/>
        <w:rPr>
          <w:rFonts w:ascii="Times New Roman" w:hAnsi="Times New Roman" w:cs="Times New Roman"/>
          <w:sz w:val="24"/>
          <w:szCs w:val="24"/>
          <w:lang w:val="en-GB"/>
        </w:rPr>
      </w:pPr>
      <w:hyperlink r:id="rId8" w:history="1">
        <w:r w:rsidR="00A07968" w:rsidRPr="00F353F4">
          <w:rPr>
            <w:rStyle w:val="Lienhypertexte"/>
            <w:rFonts w:ascii="Times New Roman" w:hAnsi="Times New Roman" w:cs="Times New Roman"/>
            <w:sz w:val="24"/>
            <w:szCs w:val="24"/>
            <w:lang w:val="en-GB"/>
          </w:rPr>
          <w:t>https://www.data.gouv.fr/fr/</w:t>
        </w:r>
      </w:hyperlink>
    </w:p>
    <w:p w14:paraId="50F0BCD8" w14:textId="77777777" w:rsidR="00ED1120" w:rsidRPr="00F353F4" w:rsidRDefault="00ED1120" w:rsidP="00235BC3">
      <w:pPr>
        <w:spacing w:line="480" w:lineRule="auto"/>
        <w:rPr>
          <w:rFonts w:ascii="Times New Roman" w:hAnsi="Times New Roman" w:cs="Times New Roman"/>
          <w:sz w:val="24"/>
          <w:szCs w:val="24"/>
          <w:lang w:val="en-GB"/>
        </w:rPr>
      </w:pPr>
    </w:p>
    <w:p w14:paraId="3E899B3C" w14:textId="77777777" w:rsidR="00DF7B1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Conflict of interest statement</w:t>
      </w:r>
    </w:p>
    <w:p w14:paraId="401534CC" w14:textId="77777777" w:rsidR="002E506F" w:rsidRPr="00235BC3" w:rsidRDefault="00ED1120"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The authors declare no conflict of interest</w:t>
      </w:r>
      <w:r w:rsidR="00E2724B" w:rsidRPr="00235BC3">
        <w:rPr>
          <w:rFonts w:ascii="Times New Roman" w:hAnsi="Times New Roman" w:cs="Times New Roman"/>
          <w:sz w:val="24"/>
          <w:szCs w:val="24"/>
          <w:lang w:val="en-GB"/>
        </w:rPr>
        <w:t>.</w:t>
      </w:r>
    </w:p>
    <w:p w14:paraId="08975473" w14:textId="77777777" w:rsidR="002E506F" w:rsidRPr="00235BC3" w:rsidRDefault="002E506F" w:rsidP="00235BC3">
      <w:pPr>
        <w:spacing w:line="480" w:lineRule="auto"/>
        <w:rPr>
          <w:rFonts w:ascii="Times New Roman" w:hAnsi="Times New Roman" w:cs="Times New Roman"/>
          <w:sz w:val="24"/>
          <w:szCs w:val="24"/>
          <w:lang w:val="en-GB"/>
        </w:rPr>
      </w:pPr>
    </w:p>
    <w:p w14:paraId="308F6731" w14:textId="07196F1B" w:rsidR="00DF7B13" w:rsidRPr="00235BC3" w:rsidRDefault="00DF7B1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br w:type="page"/>
      </w:r>
    </w:p>
    <w:p w14:paraId="08768B1C" w14:textId="02BFD0DC" w:rsidR="00862016" w:rsidRPr="00235BC3" w:rsidRDefault="00DF7B1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lastRenderedPageBreak/>
        <w:t xml:space="preserve">Abstract </w:t>
      </w:r>
      <w:r w:rsidR="00096806" w:rsidRPr="00235BC3">
        <w:rPr>
          <w:rFonts w:ascii="Times New Roman" w:hAnsi="Times New Roman" w:cs="Times New Roman"/>
          <w:sz w:val="24"/>
          <w:szCs w:val="24"/>
        </w:rPr>
        <w:t>(</w:t>
      </w:r>
      <w:r w:rsidR="00096806" w:rsidRPr="00235BC3">
        <w:rPr>
          <w:rFonts w:ascii="Times New Roman" w:hAnsi="Times New Roman" w:cs="Times New Roman"/>
          <w:sz w:val="24"/>
          <w:szCs w:val="24"/>
          <w:highlight w:val="yellow"/>
        </w:rPr>
        <w:t xml:space="preserve">350 </w:t>
      </w:r>
      <w:proofErr w:type="spellStart"/>
      <w:r w:rsidR="00096806" w:rsidRPr="00235BC3">
        <w:rPr>
          <w:rFonts w:ascii="Times New Roman" w:hAnsi="Times New Roman" w:cs="Times New Roman"/>
          <w:sz w:val="24"/>
          <w:szCs w:val="24"/>
          <w:highlight w:val="yellow"/>
        </w:rPr>
        <w:t>wds</w:t>
      </w:r>
      <w:proofErr w:type="spellEnd"/>
      <w:r w:rsidR="00D42881" w:rsidRPr="00235BC3">
        <w:rPr>
          <w:rFonts w:ascii="Times New Roman" w:hAnsi="Times New Roman" w:cs="Times New Roman"/>
          <w:sz w:val="24"/>
          <w:szCs w:val="24"/>
          <w:highlight w:val="yellow"/>
        </w:rPr>
        <w:t xml:space="preserve"> – </w:t>
      </w:r>
      <w:r w:rsidR="00746833" w:rsidRPr="00746833">
        <w:rPr>
          <w:rFonts w:ascii="Times New Roman" w:hAnsi="Times New Roman" w:cs="Times New Roman"/>
          <w:sz w:val="24"/>
          <w:szCs w:val="24"/>
          <w:highlight w:val="yellow"/>
        </w:rPr>
        <w:t>le nombre de mots sera ajusté une fois le contenu calé</w:t>
      </w:r>
      <w:r w:rsidR="00096806" w:rsidRPr="00235BC3">
        <w:rPr>
          <w:rFonts w:ascii="Times New Roman" w:hAnsi="Times New Roman" w:cs="Times New Roman"/>
          <w:sz w:val="24"/>
          <w:szCs w:val="24"/>
        </w:rPr>
        <w:t>)</w:t>
      </w:r>
    </w:p>
    <w:p w14:paraId="1B724922" w14:textId="77777777" w:rsidR="00CF3A8D" w:rsidRDefault="009D4C01" w:rsidP="009D4C01">
      <w:pPr>
        <w:pStyle w:val="Paragraphedeliste"/>
        <w:numPr>
          <w:ilvl w:val="0"/>
          <w:numId w:val="4"/>
        </w:num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 xml:space="preserve">Spatial </w:t>
      </w:r>
      <w:r w:rsidR="00801E89">
        <w:rPr>
          <w:rFonts w:ascii="Times New Roman" w:hAnsi="Times New Roman" w:cs="Times New Roman"/>
          <w:sz w:val="24"/>
          <w:szCs w:val="24"/>
          <w:lang w:val="en-GB"/>
        </w:rPr>
        <w:t xml:space="preserve">assessments of human imprints on </w:t>
      </w:r>
      <w:r>
        <w:rPr>
          <w:rFonts w:ascii="Times New Roman" w:hAnsi="Times New Roman" w:cs="Times New Roman"/>
          <w:sz w:val="24"/>
          <w:szCs w:val="24"/>
          <w:lang w:val="en-GB"/>
        </w:rPr>
        <w:t xml:space="preserve">ecosystem are needed to </w:t>
      </w:r>
      <w:r w:rsidR="00154AF4">
        <w:rPr>
          <w:rFonts w:ascii="Times New Roman" w:hAnsi="Times New Roman" w:cs="Times New Roman"/>
          <w:sz w:val="24"/>
          <w:szCs w:val="24"/>
          <w:lang w:val="en-GB"/>
        </w:rPr>
        <w:t xml:space="preserve">set </w:t>
      </w:r>
      <w:r>
        <w:rPr>
          <w:rFonts w:ascii="Times New Roman" w:hAnsi="Times New Roman" w:cs="Times New Roman"/>
          <w:sz w:val="24"/>
          <w:szCs w:val="24"/>
          <w:lang w:val="en-GB"/>
        </w:rPr>
        <w:t xml:space="preserve">relevant planning policies </w:t>
      </w:r>
      <w:r w:rsidR="00154AF4">
        <w:rPr>
          <w:rFonts w:ascii="Times New Roman" w:hAnsi="Times New Roman" w:cs="Times New Roman"/>
          <w:sz w:val="24"/>
          <w:szCs w:val="24"/>
          <w:lang w:val="en-GB"/>
        </w:rPr>
        <w:t xml:space="preserve">to preserve biodiversity </w:t>
      </w:r>
      <w:r>
        <w:rPr>
          <w:rFonts w:ascii="Times New Roman" w:hAnsi="Times New Roman" w:cs="Times New Roman"/>
          <w:sz w:val="24"/>
          <w:szCs w:val="24"/>
          <w:lang w:val="en-GB"/>
        </w:rPr>
        <w:t xml:space="preserve">over regional scales. </w:t>
      </w:r>
      <w:r w:rsidR="00801E89">
        <w:rPr>
          <w:rFonts w:ascii="Times New Roman" w:hAnsi="Times New Roman" w:cs="Times New Roman"/>
          <w:sz w:val="24"/>
          <w:szCs w:val="24"/>
          <w:lang w:val="en-GB"/>
        </w:rPr>
        <w:t>However,</w:t>
      </w:r>
      <w:r w:rsidR="003938F9">
        <w:rPr>
          <w:rFonts w:ascii="Times New Roman" w:hAnsi="Times New Roman" w:cs="Times New Roman"/>
          <w:sz w:val="24"/>
          <w:szCs w:val="24"/>
          <w:lang w:val="en-GB"/>
        </w:rPr>
        <w:t xml:space="preserve"> many ecological processes are </w:t>
      </w:r>
      <w:r w:rsidR="008D7972">
        <w:rPr>
          <w:rFonts w:ascii="Times New Roman" w:hAnsi="Times New Roman" w:cs="Times New Roman"/>
          <w:sz w:val="24"/>
          <w:szCs w:val="24"/>
          <w:lang w:val="en-GB"/>
        </w:rPr>
        <w:t>too elusive</w:t>
      </w:r>
      <w:r w:rsidR="007B66A5">
        <w:rPr>
          <w:rFonts w:ascii="Times New Roman" w:hAnsi="Times New Roman" w:cs="Times New Roman"/>
          <w:sz w:val="24"/>
          <w:szCs w:val="24"/>
          <w:lang w:val="en-GB"/>
        </w:rPr>
        <w:t xml:space="preserve"> or sparsely distributed to be observed through protocoled sampling over large spatial extents with a reasonable effort and cost. An alternative is to rely on the large number of opportunistic data gathered by amateur naturalists</w:t>
      </w:r>
      <w:r w:rsidR="00CF3A8D">
        <w:rPr>
          <w:rFonts w:ascii="Times New Roman" w:hAnsi="Times New Roman" w:cs="Times New Roman"/>
          <w:sz w:val="24"/>
          <w:szCs w:val="24"/>
          <w:lang w:val="en-GB"/>
        </w:rPr>
        <w:t xml:space="preserve"> and ecological practitioners, at the cost of inflation in model complexity and uncertainty in inference or prediction. </w:t>
      </w:r>
    </w:p>
    <w:p w14:paraId="4BC3889D" w14:textId="4A8F819A" w:rsidR="008D7972" w:rsidRDefault="00CF3A8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Here, we investigated the potential of opportunistic and semi-protocoled data to feed a regional-scale spatial model of the wildlife roadkill risk, a process of concern for road safety as well as for planning policies promoting ecological connectivity. </w:t>
      </w:r>
    </w:p>
    <w:p w14:paraId="259C151F" w14:textId="6E943AC2" w:rsidR="00E37192" w:rsidRDefault="00E37192"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modelled roadkill risk as the product of </w:t>
      </w:r>
      <w:r w:rsidR="00777FED">
        <w:rPr>
          <w:rFonts w:ascii="Times New Roman" w:hAnsi="Times New Roman" w:cs="Times New Roman"/>
          <w:sz w:val="24"/>
          <w:szCs w:val="24"/>
          <w:lang w:val="en-GB"/>
        </w:rPr>
        <w:t>two point</w:t>
      </w:r>
      <w:r w:rsidR="008A4F26">
        <w:rPr>
          <w:rFonts w:ascii="Times New Roman" w:hAnsi="Times New Roman" w:cs="Times New Roman"/>
          <w:sz w:val="24"/>
          <w:szCs w:val="24"/>
          <w:lang w:val="en-GB"/>
        </w:rPr>
        <w:t>-</w:t>
      </w:r>
      <w:r w:rsidR="00777FED">
        <w:rPr>
          <w:rFonts w:ascii="Times New Roman" w:hAnsi="Times New Roman" w:cs="Times New Roman"/>
          <w:sz w:val="24"/>
          <w:szCs w:val="24"/>
          <w:lang w:val="en-GB"/>
        </w:rPr>
        <w:t>pattern models describing respectively drivers’ exposure to a species’ occurrence and danger of collision</w:t>
      </w:r>
      <w:r w:rsidR="00A10074">
        <w:rPr>
          <w:rFonts w:ascii="Times New Roman" w:hAnsi="Times New Roman" w:cs="Times New Roman"/>
          <w:sz w:val="24"/>
          <w:szCs w:val="24"/>
          <w:lang w:val="en-GB"/>
        </w:rPr>
        <w:t xml:space="preserve">, accounting for predictors of </w:t>
      </w:r>
      <w:r w:rsidR="00B00685">
        <w:rPr>
          <w:rFonts w:ascii="Times New Roman" w:hAnsi="Times New Roman" w:cs="Times New Roman"/>
          <w:sz w:val="24"/>
          <w:szCs w:val="24"/>
          <w:lang w:val="en-GB"/>
        </w:rPr>
        <w:t xml:space="preserve">species’ distributions, proxies of road characteristics, </w:t>
      </w:r>
      <w:r w:rsidR="00A10074">
        <w:rPr>
          <w:rFonts w:ascii="Times New Roman" w:hAnsi="Times New Roman" w:cs="Times New Roman"/>
          <w:sz w:val="24"/>
          <w:szCs w:val="24"/>
          <w:lang w:val="en-GB"/>
        </w:rPr>
        <w:t xml:space="preserve">sampling error and </w:t>
      </w:r>
      <w:r w:rsidR="0098413F">
        <w:rPr>
          <w:rFonts w:ascii="Times New Roman" w:hAnsi="Times New Roman" w:cs="Times New Roman"/>
          <w:sz w:val="24"/>
          <w:szCs w:val="24"/>
          <w:lang w:val="en-GB"/>
        </w:rPr>
        <w:t xml:space="preserve">unexplained </w:t>
      </w:r>
      <w:r w:rsidR="00A10074">
        <w:rPr>
          <w:rFonts w:ascii="Times New Roman" w:hAnsi="Times New Roman" w:cs="Times New Roman"/>
          <w:sz w:val="24"/>
          <w:szCs w:val="24"/>
          <w:lang w:val="en-GB"/>
        </w:rPr>
        <w:t xml:space="preserve">spatial autocorrelation. </w:t>
      </w:r>
    </w:p>
    <w:p w14:paraId="4D4F7488" w14:textId="429A4F78" w:rsidR="00EE6B99" w:rsidRDefault="004457A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ran the model for </w:t>
      </w:r>
      <w:r w:rsidR="00022567">
        <w:rPr>
          <w:rFonts w:ascii="Times New Roman" w:hAnsi="Times New Roman" w:cs="Times New Roman"/>
          <w:sz w:val="24"/>
          <w:szCs w:val="24"/>
          <w:lang w:val="en-GB"/>
        </w:rPr>
        <w:t>seven</w:t>
      </w:r>
      <w:r>
        <w:rPr>
          <w:rFonts w:ascii="Times New Roman" w:hAnsi="Times New Roman" w:cs="Times New Roman"/>
          <w:sz w:val="24"/>
          <w:szCs w:val="24"/>
          <w:lang w:val="en-GB"/>
        </w:rPr>
        <w:t xml:space="preserve"> mid-sized mammal species over a regional extent corresponding to Brittany, an administrative region of western France, focusing on the highest-traffic road both to avoid under</w:t>
      </w:r>
      <w:r w:rsidR="006D3414">
        <w:rPr>
          <w:rFonts w:ascii="Times New Roman" w:hAnsi="Times New Roman" w:cs="Times New Roman"/>
          <w:sz w:val="24"/>
          <w:szCs w:val="24"/>
          <w:lang w:val="en-GB"/>
        </w:rPr>
        <w:t>-</w:t>
      </w:r>
      <w:r>
        <w:rPr>
          <w:rFonts w:ascii="Times New Roman" w:hAnsi="Times New Roman" w:cs="Times New Roman"/>
          <w:sz w:val="24"/>
          <w:szCs w:val="24"/>
          <w:lang w:val="en-GB"/>
        </w:rPr>
        <w:t xml:space="preserve">sampling and to </w:t>
      </w:r>
      <w:r w:rsidR="007B0261">
        <w:rPr>
          <w:rFonts w:ascii="Times New Roman" w:hAnsi="Times New Roman" w:cs="Times New Roman"/>
          <w:sz w:val="24"/>
          <w:szCs w:val="24"/>
          <w:lang w:val="en-GB"/>
        </w:rPr>
        <w:t xml:space="preserve">be consistent </w:t>
      </w:r>
      <w:r>
        <w:rPr>
          <w:rFonts w:ascii="Times New Roman" w:hAnsi="Times New Roman" w:cs="Times New Roman"/>
          <w:sz w:val="24"/>
          <w:szCs w:val="24"/>
          <w:lang w:val="en-GB"/>
        </w:rPr>
        <w:t xml:space="preserve">with the priorities of regional </w:t>
      </w:r>
      <w:r w:rsidR="00414CCA">
        <w:rPr>
          <w:rFonts w:ascii="Times New Roman" w:hAnsi="Times New Roman" w:cs="Times New Roman"/>
          <w:sz w:val="24"/>
          <w:szCs w:val="24"/>
          <w:lang w:val="en-GB"/>
        </w:rPr>
        <w:t xml:space="preserve">road </w:t>
      </w:r>
      <w:r>
        <w:rPr>
          <w:rFonts w:ascii="Times New Roman" w:hAnsi="Times New Roman" w:cs="Times New Roman"/>
          <w:sz w:val="24"/>
          <w:szCs w:val="24"/>
          <w:lang w:val="en-GB"/>
        </w:rPr>
        <w:t xml:space="preserve">infrastructure policies. </w:t>
      </w:r>
    </w:p>
    <w:p w14:paraId="53951623" w14:textId="59D331ED" w:rsidR="00A42C1A" w:rsidRPr="00A42C1A" w:rsidRDefault="00A42C1A" w:rsidP="009D4C01">
      <w:pPr>
        <w:pStyle w:val="Paragraphedeliste"/>
        <w:numPr>
          <w:ilvl w:val="0"/>
          <w:numId w:val="4"/>
        </w:numPr>
        <w:spacing w:line="480" w:lineRule="auto"/>
        <w:rPr>
          <w:rFonts w:ascii="Times New Roman" w:hAnsi="Times New Roman" w:cs="Times New Roman"/>
          <w:sz w:val="24"/>
          <w:szCs w:val="24"/>
          <w:highlight w:val="yellow"/>
        </w:rPr>
      </w:pPr>
      <w:r w:rsidRPr="00A42C1A">
        <w:rPr>
          <w:rFonts w:ascii="Times New Roman" w:hAnsi="Times New Roman" w:cs="Times New Roman"/>
          <w:sz w:val="24"/>
          <w:szCs w:val="24"/>
          <w:highlight w:val="yellow"/>
        </w:rPr>
        <w:t>[</w:t>
      </w:r>
      <w:proofErr w:type="spellStart"/>
      <w:r w:rsidRPr="00A42C1A">
        <w:rPr>
          <w:rFonts w:ascii="Times New Roman" w:hAnsi="Times New Roman" w:cs="Times New Roman"/>
          <w:sz w:val="24"/>
          <w:szCs w:val="24"/>
          <w:highlight w:val="yellow"/>
        </w:rPr>
        <w:t>Results</w:t>
      </w:r>
      <w:proofErr w:type="spellEnd"/>
      <w:r w:rsidRPr="00A42C1A">
        <w:rPr>
          <w:rFonts w:ascii="Times New Roman" w:hAnsi="Times New Roman" w:cs="Times New Roman"/>
          <w:sz w:val="24"/>
          <w:szCs w:val="24"/>
          <w:highlight w:val="yellow"/>
        </w:rPr>
        <w:t xml:space="preserve"> of the model </w:t>
      </w:r>
      <w:r w:rsidRPr="00A42C1A">
        <w:rPr>
          <w:rFonts w:ascii="Times New Roman" w:hAnsi="Times New Roman" w:cs="Times New Roman"/>
          <w:sz w:val="24"/>
          <w:szCs w:val="24"/>
          <w:highlight w:val="yellow"/>
          <w:lang w:val="en-GB"/>
        </w:rPr>
        <w:sym w:font="Wingdings" w:char="F0E0"/>
      </w:r>
      <w:r w:rsidRPr="00A42C1A">
        <w:rPr>
          <w:rFonts w:ascii="Times New Roman" w:hAnsi="Times New Roman" w:cs="Times New Roman"/>
          <w:sz w:val="24"/>
          <w:szCs w:val="24"/>
          <w:highlight w:val="yellow"/>
        </w:rPr>
        <w:t xml:space="preserve"> Julien / il faut qu’on </w:t>
      </w:r>
      <w:proofErr w:type="spellStart"/>
      <w:r w:rsidRPr="00A42C1A">
        <w:rPr>
          <w:rFonts w:ascii="Times New Roman" w:hAnsi="Times New Roman" w:cs="Times New Roman"/>
          <w:sz w:val="24"/>
          <w:szCs w:val="24"/>
          <w:highlight w:val="yellow"/>
        </w:rPr>
        <w:t>decide</w:t>
      </w:r>
      <w:proofErr w:type="spellEnd"/>
      <w:r w:rsidRPr="00A42C1A">
        <w:rPr>
          <w:rFonts w:ascii="Times New Roman" w:hAnsi="Times New Roman" w:cs="Times New Roman"/>
          <w:sz w:val="24"/>
          <w:szCs w:val="24"/>
          <w:highlight w:val="yellow"/>
        </w:rPr>
        <w:t xml:space="preserve"> ce qu’on met comme résultats ici]</w:t>
      </w:r>
    </w:p>
    <w:p w14:paraId="7B4A7726" w14:textId="77777777" w:rsidR="008D7972" w:rsidRPr="00A42C1A" w:rsidRDefault="008D7972" w:rsidP="008D7972">
      <w:pPr>
        <w:pStyle w:val="Paragraphedeliste"/>
        <w:spacing w:line="480" w:lineRule="auto"/>
        <w:rPr>
          <w:rFonts w:ascii="Times New Roman" w:hAnsi="Times New Roman" w:cs="Times New Roman"/>
          <w:sz w:val="24"/>
          <w:szCs w:val="24"/>
        </w:rPr>
      </w:pPr>
    </w:p>
    <w:p w14:paraId="65DF9F5D" w14:textId="77777777" w:rsidR="00AA508E" w:rsidRDefault="00A42C1A" w:rsidP="00AA508E">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 show</w:t>
      </w:r>
      <w:r w:rsidR="00BF61AF">
        <w:rPr>
          <w:rFonts w:ascii="Times New Roman" w:hAnsi="Times New Roman" w:cs="Times New Roman"/>
          <w:sz w:val="24"/>
          <w:szCs w:val="24"/>
          <w:lang w:val="en-GB"/>
        </w:rPr>
        <w:t>ed</w:t>
      </w:r>
      <w:r>
        <w:rPr>
          <w:rFonts w:ascii="Times New Roman" w:hAnsi="Times New Roman" w:cs="Times New Roman"/>
          <w:sz w:val="24"/>
          <w:szCs w:val="24"/>
          <w:lang w:val="en-GB"/>
        </w:rPr>
        <w:t xml:space="preserve"> that biologically sensible predictive models can be built to inform regional policies </w:t>
      </w:r>
      <w:r w:rsidR="003851A1">
        <w:rPr>
          <w:rFonts w:ascii="Times New Roman" w:hAnsi="Times New Roman" w:cs="Times New Roman"/>
          <w:sz w:val="24"/>
          <w:szCs w:val="24"/>
          <w:lang w:val="en-GB"/>
        </w:rPr>
        <w:t>on priority areas for the wildlife roadkill risk, even with non-protocoled data</w:t>
      </w:r>
      <w:r w:rsidR="00BF61AF">
        <w:rPr>
          <w:rFonts w:ascii="Times New Roman" w:hAnsi="Times New Roman" w:cs="Times New Roman"/>
          <w:sz w:val="24"/>
          <w:szCs w:val="24"/>
          <w:lang w:val="en-GB"/>
        </w:rPr>
        <w:t xml:space="preserve"> gathered opportunistically</w:t>
      </w:r>
      <w:r w:rsidR="003851A1">
        <w:rPr>
          <w:rFonts w:ascii="Times New Roman" w:hAnsi="Times New Roman" w:cs="Times New Roman"/>
          <w:sz w:val="24"/>
          <w:szCs w:val="24"/>
          <w:lang w:val="en-GB"/>
        </w:rPr>
        <w:t xml:space="preserve">. </w:t>
      </w:r>
      <w:r w:rsidR="0041375D">
        <w:rPr>
          <w:rFonts w:ascii="Times New Roman" w:hAnsi="Times New Roman" w:cs="Times New Roman"/>
          <w:sz w:val="24"/>
          <w:szCs w:val="24"/>
          <w:lang w:val="en-GB"/>
        </w:rPr>
        <w:t xml:space="preserve">Nevertheless, acquiring subsets of protocoled data to </w:t>
      </w:r>
      <w:r w:rsidR="0041375D">
        <w:rPr>
          <w:rFonts w:ascii="Times New Roman" w:hAnsi="Times New Roman" w:cs="Times New Roman"/>
          <w:sz w:val="24"/>
          <w:szCs w:val="24"/>
          <w:lang w:val="en-GB"/>
        </w:rPr>
        <w:lastRenderedPageBreak/>
        <w:t xml:space="preserve">estimate the numerous sampling biases that impair detection both of exposure and danger is critically needed to increase the resolution of predictions. Furthermore, </w:t>
      </w:r>
      <w:r w:rsidR="00810A19">
        <w:rPr>
          <w:rFonts w:ascii="Times New Roman" w:hAnsi="Times New Roman" w:cs="Times New Roman"/>
          <w:sz w:val="24"/>
          <w:szCs w:val="24"/>
          <w:lang w:val="en-GB"/>
        </w:rPr>
        <w:t xml:space="preserve">substantial effort </w:t>
      </w:r>
      <w:r w:rsidR="00574D46">
        <w:rPr>
          <w:rFonts w:ascii="Times New Roman" w:hAnsi="Times New Roman" w:cs="Times New Roman"/>
          <w:sz w:val="24"/>
          <w:szCs w:val="24"/>
          <w:lang w:val="en-GB"/>
        </w:rPr>
        <w:t>should be put on data quality and homogeneity</w:t>
      </w:r>
      <w:r w:rsidR="002A1FCF">
        <w:rPr>
          <w:rFonts w:ascii="Times New Roman" w:hAnsi="Times New Roman" w:cs="Times New Roman"/>
          <w:sz w:val="24"/>
          <w:szCs w:val="24"/>
          <w:lang w:val="en-GB"/>
        </w:rPr>
        <w:t xml:space="preserve"> across the region</w:t>
      </w:r>
      <w:r w:rsidR="00275337">
        <w:rPr>
          <w:rFonts w:ascii="Times New Roman" w:hAnsi="Times New Roman" w:cs="Times New Roman"/>
          <w:sz w:val="24"/>
          <w:szCs w:val="24"/>
          <w:lang w:val="en-GB"/>
        </w:rPr>
        <w:t xml:space="preserve"> to limit the need of data </w:t>
      </w:r>
      <w:r w:rsidR="00AB66CD">
        <w:rPr>
          <w:rFonts w:ascii="Times New Roman" w:hAnsi="Times New Roman" w:cs="Times New Roman"/>
          <w:sz w:val="24"/>
          <w:szCs w:val="24"/>
          <w:lang w:val="en-GB"/>
        </w:rPr>
        <w:t xml:space="preserve">filtering and aggregation. </w:t>
      </w:r>
    </w:p>
    <w:p w14:paraId="21D4B587" w14:textId="77777777" w:rsidR="00AA508E" w:rsidRPr="00AA508E" w:rsidRDefault="00AA508E" w:rsidP="00AA508E">
      <w:pPr>
        <w:pStyle w:val="Paragraphedeliste"/>
        <w:rPr>
          <w:rFonts w:ascii="Times New Roman" w:hAnsi="Times New Roman" w:cs="Times New Roman"/>
          <w:sz w:val="24"/>
          <w:szCs w:val="24"/>
          <w:lang w:val="en-GB"/>
        </w:rPr>
      </w:pPr>
    </w:p>
    <w:p w14:paraId="62CCFAB6" w14:textId="715D1E5C" w:rsidR="0072335E" w:rsidRPr="00AA508E" w:rsidRDefault="00F378EF" w:rsidP="00AA508E">
      <w:pPr>
        <w:pStyle w:val="Paragraphedeliste"/>
        <w:numPr>
          <w:ilvl w:val="0"/>
          <w:numId w:val="4"/>
        </w:numPr>
        <w:spacing w:line="480" w:lineRule="auto"/>
        <w:rPr>
          <w:rFonts w:ascii="Times New Roman" w:hAnsi="Times New Roman" w:cs="Times New Roman"/>
          <w:sz w:val="24"/>
          <w:szCs w:val="24"/>
          <w:lang w:val="en-GB"/>
        </w:rPr>
      </w:pPr>
      <w:r w:rsidRPr="00F378EF">
        <w:rPr>
          <w:rFonts w:ascii="Times New Roman" w:hAnsi="Times New Roman" w:cs="Times New Roman"/>
          <w:b/>
          <w:bCs/>
          <w:sz w:val="24"/>
          <w:szCs w:val="24"/>
          <w:lang w:val="en-GB"/>
        </w:rPr>
        <w:t>Synthesis and applications.</w:t>
      </w:r>
      <w:r>
        <w:rPr>
          <w:rFonts w:ascii="Times New Roman" w:hAnsi="Times New Roman" w:cs="Times New Roman"/>
          <w:sz w:val="24"/>
          <w:szCs w:val="24"/>
          <w:lang w:val="en-GB"/>
        </w:rPr>
        <w:t xml:space="preserve"> </w:t>
      </w:r>
      <w:r w:rsidR="0072335E" w:rsidRPr="00AA508E">
        <w:rPr>
          <w:rFonts w:ascii="Times New Roman" w:hAnsi="Times New Roman" w:cs="Times New Roman"/>
          <w:sz w:val="24"/>
          <w:szCs w:val="24"/>
          <w:lang w:val="en-GB"/>
        </w:rPr>
        <w:t xml:space="preserve">Regional predictive maps </w:t>
      </w:r>
      <w:r w:rsidR="00A3279B" w:rsidRPr="00AA508E">
        <w:rPr>
          <w:rFonts w:ascii="Times New Roman" w:hAnsi="Times New Roman" w:cs="Times New Roman"/>
          <w:sz w:val="24"/>
          <w:szCs w:val="24"/>
          <w:lang w:val="en-GB"/>
        </w:rPr>
        <w:t xml:space="preserve">relying on </w:t>
      </w:r>
      <w:r w:rsidR="0072335E" w:rsidRPr="00AA508E">
        <w:rPr>
          <w:rFonts w:ascii="Times New Roman" w:hAnsi="Times New Roman" w:cs="Times New Roman"/>
          <w:sz w:val="24"/>
          <w:szCs w:val="24"/>
          <w:lang w:val="en-GB"/>
        </w:rPr>
        <w:t>opportunistic and semi-protocoled data can serve as a template of i</w:t>
      </w:r>
      <w:r w:rsidR="00176A22" w:rsidRPr="00AA508E">
        <w:rPr>
          <w:rFonts w:ascii="Times New Roman" w:hAnsi="Times New Roman" w:cs="Times New Roman"/>
          <w:sz w:val="24"/>
          <w:szCs w:val="24"/>
          <w:lang w:val="en-GB"/>
        </w:rPr>
        <w:t>nteractions between field practitioners, policy makers and spatial modellers</w:t>
      </w:r>
      <w:r w:rsidR="00002CB2">
        <w:rPr>
          <w:rFonts w:ascii="Times New Roman" w:hAnsi="Times New Roman" w:cs="Times New Roman"/>
          <w:sz w:val="24"/>
          <w:szCs w:val="24"/>
          <w:lang w:val="en-GB"/>
        </w:rPr>
        <w:t xml:space="preserve"> to </w:t>
      </w:r>
      <w:r w:rsidR="004703B2">
        <w:rPr>
          <w:rFonts w:ascii="Times New Roman" w:hAnsi="Times New Roman" w:cs="Times New Roman"/>
          <w:sz w:val="24"/>
          <w:szCs w:val="24"/>
          <w:lang w:val="en-GB"/>
        </w:rPr>
        <w:t xml:space="preserve">jointly </w:t>
      </w:r>
      <w:r w:rsidR="002B7167">
        <w:rPr>
          <w:rFonts w:ascii="Times New Roman" w:hAnsi="Times New Roman" w:cs="Times New Roman"/>
          <w:sz w:val="24"/>
          <w:szCs w:val="24"/>
          <w:lang w:val="en-GB"/>
        </w:rPr>
        <w:t xml:space="preserve">delineate </w:t>
      </w:r>
      <w:r w:rsidR="00002CB2">
        <w:rPr>
          <w:rFonts w:ascii="Times New Roman" w:hAnsi="Times New Roman" w:cs="Times New Roman"/>
          <w:sz w:val="24"/>
          <w:szCs w:val="24"/>
          <w:lang w:val="en-GB"/>
        </w:rPr>
        <w:t>priority areas</w:t>
      </w:r>
      <w:r w:rsidR="004703B2">
        <w:rPr>
          <w:rFonts w:ascii="Times New Roman" w:hAnsi="Times New Roman" w:cs="Times New Roman"/>
          <w:sz w:val="24"/>
          <w:szCs w:val="24"/>
          <w:lang w:val="en-GB"/>
        </w:rPr>
        <w:t xml:space="preserve"> for conservation actions</w:t>
      </w:r>
      <w:r w:rsidR="000B05F3">
        <w:rPr>
          <w:rFonts w:ascii="Times New Roman" w:hAnsi="Times New Roman" w:cs="Times New Roman"/>
          <w:sz w:val="24"/>
          <w:szCs w:val="24"/>
          <w:lang w:val="en-GB"/>
        </w:rPr>
        <w:t xml:space="preserve"> and </w:t>
      </w:r>
      <w:r w:rsidR="002B7167">
        <w:rPr>
          <w:rFonts w:ascii="Times New Roman" w:hAnsi="Times New Roman" w:cs="Times New Roman"/>
          <w:sz w:val="24"/>
          <w:szCs w:val="24"/>
          <w:lang w:val="en-GB"/>
        </w:rPr>
        <w:t xml:space="preserve">identify </w:t>
      </w:r>
      <w:r w:rsidR="000B05F3">
        <w:rPr>
          <w:rFonts w:ascii="Times New Roman" w:hAnsi="Times New Roman" w:cs="Times New Roman"/>
          <w:sz w:val="24"/>
          <w:szCs w:val="24"/>
          <w:lang w:val="en-GB"/>
        </w:rPr>
        <w:t>data weaknesses</w:t>
      </w:r>
      <w:r w:rsidR="00A3279B" w:rsidRPr="00AA508E">
        <w:rPr>
          <w:rFonts w:ascii="Times New Roman" w:hAnsi="Times New Roman" w:cs="Times New Roman"/>
          <w:sz w:val="24"/>
          <w:szCs w:val="24"/>
          <w:lang w:val="en-GB"/>
        </w:rPr>
        <w:t>.</w:t>
      </w:r>
      <w:r w:rsidR="00002CB2">
        <w:rPr>
          <w:rFonts w:ascii="Times New Roman" w:hAnsi="Times New Roman" w:cs="Times New Roman"/>
          <w:sz w:val="24"/>
          <w:szCs w:val="24"/>
          <w:lang w:val="en-GB"/>
        </w:rPr>
        <w:t xml:space="preserve"> </w:t>
      </w:r>
      <w:r w:rsidR="00A3279B" w:rsidRPr="00AA508E">
        <w:rPr>
          <w:rFonts w:ascii="Times New Roman" w:hAnsi="Times New Roman" w:cs="Times New Roman"/>
          <w:sz w:val="24"/>
          <w:szCs w:val="24"/>
          <w:lang w:val="en-GB"/>
        </w:rPr>
        <w:t xml:space="preserve"> </w:t>
      </w:r>
    </w:p>
    <w:p w14:paraId="3D9FBBAA" w14:textId="77777777" w:rsidR="0072335E" w:rsidRPr="0072335E" w:rsidRDefault="0072335E" w:rsidP="0072335E">
      <w:pPr>
        <w:pStyle w:val="Paragraphedeliste"/>
        <w:rPr>
          <w:rFonts w:ascii="Times New Roman" w:hAnsi="Times New Roman" w:cs="Times New Roman"/>
          <w:sz w:val="24"/>
          <w:szCs w:val="24"/>
          <w:highlight w:val="yellow"/>
          <w:lang w:val="en-GB"/>
        </w:rPr>
      </w:pPr>
    </w:p>
    <w:p w14:paraId="7956A247" w14:textId="77777777" w:rsidR="0072335E" w:rsidRDefault="0072335E" w:rsidP="0072335E">
      <w:pPr>
        <w:pStyle w:val="Paragraphedeliste"/>
        <w:spacing w:line="480" w:lineRule="auto"/>
        <w:rPr>
          <w:rFonts w:ascii="Times New Roman" w:hAnsi="Times New Roman" w:cs="Times New Roman"/>
          <w:sz w:val="24"/>
          <w:szCs w:val="24"/>
          <w:highlight w:val="yellow"/>
          <w:lang w:val="en-GB"/>
        </w:rPr>
      </w:pPr>
    </w:p>
    <w:p w14:paraId="79AB503E" w14:textId="655C1534" w:rsidR="00A16502" w:rsidRPr="00A96C09" w:rsidRDefault="00A16502" w:rsidP="00235BC3">
      <w:pPr>
        <w:spacing w:line="480" w:lineRule="auto"/>
        <w:rPr>
          <w:rFonts w:ascii="Times New Roman" w:hAnsi="Times New Roman" w:cs="Times New Roman"/>
          <w:b/>
          <w:sz w:val="24"/>
          <w:szCs w:val="24"/>
        </w:rPr>
      </w:pPr>
      <w:r w:rsidRPr="00A96C09">
        <w:rPr>
          <w:rFonts w:ascii="Times New Roman" w:hAnsi="Times New Roman" w:cs="Times New Roman"/>
          <w:b/>
          <w:sz w:val="24"/>
          <w:szCs w:val="24"/>
        </w:rPr>
        <w:t>French abstract</w:t>
      </w:r>
      <w:r w:rsidR="00A96C09" w:rsidRPr="00A96C09">
        <w:rPr>
          <w:rFonts w:ascii="Times New Roman" w:hAnsi="Times New Roman" w:cs="Times New Roman"/>
          <w:b/>
          <w:sz w:val="24"/>
          <w:szCs w:val="24"/>
        </w:rPr>
        <w:t xml:space="preserve"> </w:t>
      </w:r>
      <w:r w:rsidR="00A96C09" w:rsidRPr="00A96C09">
        <w:rPr>
          <w:rFonts w:ascii="Times New Roman" w:hAnsi="Times New Roman" w:cs="Times New Roman"/>
          <w:b/>
          <w:sz w:val="24"/>
          <w:szCs w:val="24"/>
          <w:highlight w:val="yellow"/>
        </w:rPr>
        <w:t>[sera traduit une fois stabilisé]</w:t>
      </w:r>
    </w:p>
    <w:p w14:paraId="3C3240CD" w14:textId="77777777" w:rsidR="00A16502" w:rsidRPr="00A96C09" w:rsidRDefault="00A16502" w:rsidP="00235BC3">
      <w:pPr>
        <w:spacing w:line="480" w:lineRule="auto"/>
        <w:rPr>
          <w:rFonts w:ascii="Times New Roman" w:hAnsi="Times New Roman" w:cs="Times New Roman"/>
          <w:b/>
          <w:sz w:val="24"/>
          <w:szCs w:val="24"/>
        </w:rPr>
      </w:pPr>
    </w:p>
    <w:p w14:paraId="6EECD010" w14:textId="77777777"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Keywords</w:t>
      </w:r>
    </w:p>
    <w:p w14:paraId="0DF6DC9E" w14:textId="3E721C49" w:rsidR="002E506F" w:rsidRPr="00D73B63" w:rsidRDefault="00906E50" w:rsidP="00235BC3">
      <w:pPr>
        <w:spacing w:line="480" w:lineRule="auto"/>
        <w:rPr>
          <w:rFonts w:ascii="Times New Roman" w:hAnsi="Times New Roman" w:cs="Times New Roman"/>
          <w:bCs/>
          <w:sz w:val="24"/>
          <w:szCs w:val="24"/>
          <w:lang w:val="en-GB"/>
        </w:rPr>
      </w:pPr>
      <w:r>
        <w:rPr>
          <w:rFonts w:ascii="Times New Roman" w:hAnsi="Times New Roman" w:cs="Times New Roman"/>
          <w:bCs/>
          <w:sz w:val="24"/>
          <w:szCs w:val="24"/>
          <w:lang w:val="en-GB"/>
        </w:rPr>
        <w:t xml:space="preserve">Regional </w:t>
      </w:r>
      <w:r w:rsidR="00C862C2">
        <w:rPr>
          <w:rFonts w:ascii="Times New Roman" w:hAnsi="Times New Roman" w:cs="Times New Roman"/>
          <w:bCs/>
          <w:sz w:val="24"/>
          <w:szCs w:val="24"/>
          <w:lang w:val="en-GB"/>
        </w:rPr>
        <w:t xml:space="preserve">infrastructure, </w:t>
      </w:r>
      <w:r w:rsidR="00D73B63">
        <w:rPr>
          <w:rFonts w:ascii="Times New Roman" w:hAnsi="Times New Roman" w:cs="Times New Roman"/>
          <w:bCs/>
          <w:sz w:val="24"/>
          <w:szCs w:val="24"/>
          <w:lang w:val="en-GB"/>
        </w:rPr>
        <w:t xml:space="preserve">INLA-SDEP, opportunistic records, risk analysis, </w:t>
      </w:r>
      <w:proofErr w:type="spellStart"/>
      <w:r w:rsidR="00D73B63" w:rsidRPr="00D73B63">
        <w:rPr>
          <w:rFonts w:ascii="Times New Roman" w:hAnsi="Times New Roman" w:cs="Times New Roman"/>
          <w:bCs/>
          <w:sz w:val="24"/>
          <w:szCs w:val="24"/>
          <w:lang w:val="en-GB"/>
        </w:rPr>
        <w:t>roadkills</w:t>
      </w:r>
      <w:proofErr w:type="spellEnd"/>
      <w:r w:rsidR="00D73B63">
        <w:rPr>
          <w:rFonts w:ascii="Times New Roman" w:hAnsi="Times New Roman" w:cs="Times New Roman"/>
          <w:bCs/>
          <w:sz w:val="24"/>
          <w:szCs w:val="24"/>
          <w:lang w:val="en-GB"/>
        </w:rPr>
        <w:t>, spatial model</w:t>
      </w:r>
    </w:p>
    <w:p w14:paraId="0EDFA2F6" w14:textId="77777777" w:rsidR="00D73B63" w:rsidRDefault="00D73B63" w:rsidP="00235BC3">
      <w:pPr>
        <w:spacing w:line="480" w:lineRule="auto"/>
        <w:rPr>
          <w:rFonts w:ascii="Times New Roman" w:hAnsi="Times New Roman" w:cs="Times New Roman"/>
          <w:b/>
          <w:sz w:val="24"/>
          <w:szCs w:val="24"/>
          <w:lang w:val="en-GB"/>
        </w:rPr>
      </w:pPr>
    </w:p>
    <w:p w14:paraId="527A54F7" w14:textId="51824D63"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Introduction</w:t>
      </w:r>
    </w:p>
    <w:p w14:paraId="3A1A7115" w14:textId="77777777" w:rsidR="003D7A0C" w:rsidRPr="00235BC3" w:rsidRDefault="003D7A0C" w:rsidP="00235BC3">
      <w:pPr>
        <w:spacing w:line="480" w:lineRule="auto"/>
        <w:rPr>
          <w:rFonts w:ascii="Times New Roman" w:hAnsi="Times New Roman" w:cs="Times New Roman"/>
          <w:b/>
          <w:sz w:val="24"/>
          <w:szCs w:val="24"/>
          <w:lang w:val="en-GB"/>
        </w:rPr>
      </w:pPr>
    </w:p>
    <w:p w14:paraId="2370F4F1" w14:textId="2586F879" w:rsidR="005139E7" w:rsidRPr="00235BC3" w:rsidRDefault="003D7A0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Wildlife </w:t>
      </w:r>
      <w:proofErr w:type="spellStart"/>
      <w:r w:rsidR="00A37B1A" w:rsidRPr="00235BC3">
        <w:rPr>
          <w:rFonts w:ascii="Times New Roman" w:hAnsi="Times New Roman" w:cs="Times New Roman"/>
          <w:sz w:val="24"/>
          <w:szCs w:val="24"/>
          <w:lang w:val="en-GB"/>
        </w:rPr>
        <w:t>roadkills</w:t>
      </w:r>
      <w:proofErr w:type="spellEnd"/>
      <w:r w:rsidR="00A37B1A"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are a conspicuous expression of </w:t>
      </w:r>
      <w:r w:rsidR="008F737D" w:rsidRPr="00235BC3">
        <w:rPr>
          <w:rFonts w:ascii="Times New Roman" w:hAnsi="Times New Roman" w:cs="Times New Roman"/>
          <w:sz w:val="24"/>
          <w:szCs w:val="24"/>
          <w:lang w:val="en-GB"/>
        </w:rPr>
        <w:t xml:space="preserve">ecological </w:t>
      </w:r>
      <w:r w:rsidR="000546AD" w:rsidRPr="00235BC3">
        <w:rPr>
          <w:rFonts w:ascii="Times New Roman" w:hAnsi="Times New Roman" w:cs="Times New Roman"/>
          <w:sz w:val="24"/>
          <w:szCs w:val="24"/>
          <w:lang w:val="en-GB"/>
        </w:rPr>
        <w:t xml:space="preserve">threats </w:t>
      </w:r>
      <w:r w:rsidR="00A34949" w:rsidRPr="00235BC3">
        <w:rPr>
          <w:rFonts w:ascii="Times New Roman" w:hAnsi="Times New Roman" w:cs="Times New Roman"/>
          <w:sz w:val="24"/>
          <w:szCs w:val="24"/>
          <w:lang w:val="en-GB"/>
        </w:rPr>
        <w:t>associated with</w:t>
      </w:r>
      <w:r w:rsidR="000546AD" w:rsidRPr="00235BC3">
        <w:rPr>
          <w:rFonts w:ascii="Times New Roman" w:hAnsi="Times New Roman" w:cs="Times New Roman"/>
          <w:sz w:val="24"/>
          <w:szCs w:val="24"/>
          <w:lang w:val="en-GB"/>
        </w:rPr>
        <w:t xml:space="preserve"> </w:t>
      </w:r>
      <w:r w:rsidR="00A37B1A" w:rsidRPr="00235BC3">
        <w:rPr>
          <w:rFonts w:ascii="Times New Roman" w:hAnsi="Times New Roman" w:cs="Times New Roman"/>
          <w:sz w:val="24"/>
          <w:szCs w:val="24"/>
          <w:lang w:val="en-GB"/>
        </w:rPr>
        <w:t>linear infrastructures</w:t>
      </w:r>
      <w:r w:rsidR="00105DD3" w:rsidRPr="00235BC3">
        <w:rPr>
          <w:rFonts w:ascii="Times New Roman" w:hAnsi="Times New Roman" w:cs="Times New Roman"/>
          <w:sz w:val="24"/>
          <w:szCs w:val="24"/>
          <w:lang w:val="en-GB"/>
        </w:rPr>
        <w:t>,</w:t>
      </w:r>
      <w:r w:rsidR="002A089C" w:rsidRPr="00235BC3">
        <w:rPr>
          <w:rFonts w:ascii="Times New Roman" w:hAnsi="Times New Roman" w:cs="Times New Roman"/>
          <w:sz w:val="24"/>
          <w:szCs w:val="24"/>
          <w:lang w:val="en-GB"/>
        </w:rPr>
        <w:t xml:space="preserve"> motivating </w:t>
      </w:r>
      <w:r w:rsidR="007D1FC0" w:rsidRPr="00235BC3">
        <w:rPr>
          <w:rFonts w:ascii="Times New Roman" w:hAnsi="Times New Roman" w:cs="Times New Roman"/>
          <w:sz w:val="24"/>
          <w:szCs w:val="24"/>
          <w:lang w:val="en-GB"/>
        </w:rPr>
        <w:t xml:space="preserve">research on </w:t>
      </w:r>
      <w:r w:rsidR="002A089C" w:rsidRPr="00235BC3">
        <w:rPr>
          <w:rFonts w:ascii="Times New Roman" w:hAnsi="Times New Roman" w:cs="Times New Roman"/>
          <w:sz w:val="24"/>
          <w:szCs w:val="24"/>
          <w:lang w:val="en-GB"/>
        </w:rPr>
        <w:t>risk</w:t>
      </w:r>
      <w:r w:rsidR="00C43536" w:rsidRPr="00235BC3">
        <w:rPr>
          <w:rFonts w:ascii="Times New Roman" w:hAnsi="Times New Roman" w:cs="Times New Roman"/>
          <w:sz w:val="24"/>
          <w:szCs w:val="24"/>
          <w:lang w:val="en-GB"/>
        </w:rPr>
        <w:t xml:space="preserve"> assessment and</w:t>
      </w:r>
      <w:r w:rsidR="002A089C" w:rsidRPr="00235BC3">
        <w:rPr>
          <w:rFonts w:ascii="Times New Roman" w:hAnsi="Times New Roman" w:cs="Times New Roman"/>
          <w:sz w:val="24"/>
          <w:szCs w:val="24"/>
          <w:lang w:val="en-GB"/>
        </w:rPr>
        <w:t xml:space="preserve"> </w:t>
      </w:r>
      <w:r w:rsidR="00A16EFF" w:rsidRPr="00235BC3">
        <w:rPr>
          <w:rFonts w:ascii="Times New Roman" w:hAnsi="Times New Roman" w:cs="Times New Roman"/>
          <w:sz w:val="24"/>
          <w:szCs w:val="24"/>
          <w:lang w:val="en-GB"/>
        </w:rPr>
        <w:t xml:space="preserve">mitigation </w:t>
      </w:r>
      <w:r w:rsidR="002A089C" w:rsidRPr="00235BC3">
        <w:rPr>
          <w:rFonts w:ascii="Times New Roman" w:hAnsi="Times New Roman" w:cs="Times New Roman"/>
          <w:sz w:val="24"/>
          <w:szCs w:val="24"/>
          <w:lang w:val="en-GB"/>
        </w:rPr>
        <w:t>strategies</w:t>
      </w:r>
      <w:r w:rsidR="00C43536" w:rsidRPr="00235BC3">
        <w:rPr>
          <w:rFonts w:ascii="Times New Roman" w:hAnsi="Times New Roman" w:cs="Times New Roman"/>
          <w:sz w:val="24"/>
          <w:szCs w:val="24"/>
          <w:lang w:val="en-GB"/>
        </w:rPr>
        <w:t xml:space="preserve"> </w:t>
      </w:r>
      <w:r w:rsidR="00881E39"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{"citationID":"jxqjKA1n","properties":{"formattedCitation":"(Laurance and Balmford 2013, Van der Ree et al. 2015, Haddad 2015, Bal\\uc0\\u269{}iauskas et al. 2025)","plainCitation":"(Laurance and Balmford 2013, Van der Ree et al. 2015, Haddad 2015, Balčiauskas et al. 2025)","noteIndex":0},"citationItems":[{"id":22002,"uris":["http://zotero.org/users/942300/items/LVMK3Z2W"],"itemData":{"id":22002,"type":"article-journal","abstract":"Roads are proliferating across the planet. Located and designed wisely, they can help rather than harm the environment, argue William F. Laurance and Andrew Balmford.","container-title":"Nature","DOI":"10.1038/495308a","ISSN":"1476-4687","issue":"7441","language":"en","license":"2013 Nature Publishing Group, a division of Macmillan Publishers Limited. All Rights Reserved.","note":"number: 7441\npublisher: Nature Publishing Group","page":"308-309","source":"www.nature.com","title":"A global map for road building","volume":"495","author":[{"family":"Laurance","given":"William F."},{"family":"Balmford","given":"Andrew"}],"issued":{"date-parts":[["2013",3]]}}},{"id":47064,"uris":["http://zotero.org/users/942300/items/NRQL8G9T"],"itemData":{"id":47064,"type":"chapter","container-title":"Handbook of Road Ecology.","edition":"John Wiley &amp; Sons","event-place":"Chichester, UK","publisher-place":"Chichester, UK","title":"The ecological effects of linear infrastructure and traffic.","author":[{"family":"Van der Ree","given":"R"},{"family":"Smith","given":"D.J."},{"family":"Grilo","given":"C."}],"issued":{"date-parts":[["2015"]]}}},{"id":47062,"uris":["http://zotero.org/users/942300/items/X7XF555U"],"itemData":{"id":47062,"type":"article-journal","container-title":"Science","DOI":"10.1126/science.aad5072","issue":"6265","note":"publisher: American Association for the Advancement of Science","page":"1166-1167","source":"science.org (Atypon)","title":"Corridors for people, corridors for nature","volume":"350","author":[{"family":"Haddad","given":"Nick M."}],"issued":{"date-parts":[["2015",12,4]]}}},{"id":50558,"uris":["http://zotero.org/users/942300/items/S8IRBA6Q"],"itemData":{"id":50558,"type":"article-journal","abstract":"This review synthesizes historical and contemporary research on wildlife–vehicle collisions and roadkill, outlining its evolution from early documentation to modern road ecology. It discusses how early efforts in North America and Europe that quantified animal casualties and developed standardized methodologies formed current studies that use advanced geospatial tools, citizen science, and artificial intelligence to analyze spatiotemporal patterns. We examine key ecological, methodological, and economic impacts of roadkill on wildlife populations and human safety, highlighting the role of road density, vehicle speed, and seasonal factors. The framework presented also underscores a commitment to sustainability by integrating environmental conservation with infrastructural development and socio-economic resilience. The review details various mitigation strategies, from fencing and wildlife crossings to dynamic signage, and evaluates their effectiveness in reducing mortality rates, thereby supporting sustainable development in transportation infrastructure and wildlife management. It also identifies research gaps and outlines future directions, advocating for integrated, multidisciplinary approaches to improve wildlife conservation, infrastructure planning, and public awareness in the context of rapidly expanding road networks.","container-title":"Sustainability","DOI":"10.3390/su17104644","ISSN":"2071-1050","issue":"10","language":"en","license":"http://creativecommons.org/licenses/by/3.0/","note":"publisher: Multidisciplinary Digital Publishing Institute","page":"4644","source":"www.mdpi.com","title":"A Review of Wildlife–Vehicle Collisions: A Multidisciplinary Path to Sustainable Transportation and Wildlife Protection","title-short":"A Review of Wildlife–Vehicle Collisions","volume":"17","author":[{"family":"Balčiauskas","given":"Linas"},{"family":"Kučas","given":"Andrius"},{"family":"Balčiauskienė","given":"Laima"}],"issued":{"date-parts":[["2025",1]]}}}],"schema":"https://github.com/citation-style-language/schema/raw/master/csl-citation.json"} </w:instrText>
      </w:r>
      <w:r w:rsidR="00881E39" w:rsidRPr="00235BC3">
        <w:rPr>
          <w:rFonts w:ascii="Times New Roman" w:hAnsi="Times New Roman" w:cs="Times New Roman"/>
          <w:sz w:val="24"/>
          <w:szCs w:val="24"/>
          <w:lang w:val="en-GB"/>
        </w:rPr>
        <w:fldChar w:fldCharType="separate"/>
      </w:r>
      <w:r w:rsidR="004F494A" w:rsidRPr="004F494A">
        <w:rPr>
          <w:rFonts w:ascii="Times New Roman" w:hAnsi="Times New Roman" w:cs="Times New Roman"/>
          <w:sz w:val="24"/>
          <w:lang w:val="en-GB"/>
        </w:rPr>
        <w:t>(Laurance and Balmford 2013, Van der Ree et al. 2015, Haddad 2015, Balčiauskas et al. 2025)</w:t>
      </w:r>
      <w:r w:rsidR="00881E39" w:rsidRPr="00235BC3">
        <w:rPr>
          <w:rFonts w:ascii="Times New Roman" w:hAnsi="Times New Roman" w:cs="Times New Roman"/>
          <w:sz w:val="24"/>
          <w:szCs w:val="24"/>
          <w:lang w:val="en-GB"/>
        </w:rPr>
        <w:fldChar w:fldCharType="end"/>
      </w:r>
      <w:r w:rsidR="002B6F6C" w:rsidRPr="00235BC3">
        <w:rPr>
          <w:rFonts w:ascii="Times New Roman" w:hAnsi="Times New Roman" w:cs="Times New Roman"/>
          <w:sz w:val="24"/>
          <w:szCs w:val="24"/>
          <w:lang w:val="en-GB"/>
        </w:rPr>
        <w:t xml:space="preserve">. </w:t>
      </w:r>
      <w:r w:rsidR="00796798">
        <w:rPr>
          <w:rFonts w:ascii="Times New Roman" w:hAnsi="Times New Roman" w:cs="Times New Roman"/>
          <w:sz w:val="24"/>
          <w:szCs w:val="24"/>
          <w:lang w:val="en-GB"/>
        </w:rPr>
        <w:t>Estimates of c</w:t>
      </w:r>
      <w:r w:rsidR="009D44D9" w:rsidRPr="00235BC3">
        <w:rPr>
          <w:rFonts w:ascii="Times New Roman" w:hAnsi="Times New Roman" w:cs="Times New Roman"/>
          <w:sz w:val="24"/>
          <w:szCs w:val="24"/>
          <w:lang w:val="en-GB"/>
        </w:rPr>
        <w:t>ollisions with animals</w:t>
      </w:r>
      <w:r w:rsidR="00422D19" w:rsidRPr="00235BC3">
        <w:rPr>
          <w:rFonts w:ascii="Times New Roman" w:hAnsi="Times New Roman" w:cs="Times New Roman"/>
          <w:sz w:val="24"/>
          <w:szCs w:val="24"/>
          <w:lang w:val="en-GB"/>
        </w:rPr>
        <w:t xml:space="preserve"> </w:t>
      </w:r>
      <w:r w:rsidR="00353221" w:rsidRPr="00235BC3">
        <w:rPr>
          <w:rFonts w:ascii="Times New Roman" w:hAnsi="Times New Roman" w:cs="Times New Roman"/>
          <w:sz w:val="24"/>
          <w:szCs w:val="24"/>
          <w:lang w:val="en-GB"/>
        </w:rPr>
        <w:t>on</w:t>
      </w:r>
      <w:r w:rsidR="00422D19" w:rsidRPr="00235BC3">
        <w:rPr>
          <w:rFonts w:ascii="Times New Roman" w:hAnsi="Times New Roman" w:cs="Times New Roman"/>
          <w:sz w:val="24"/>
          <w:szCs w:val="24"/>
          <w:lang w:val="en-GB"/>
        </w:rPr>
        <w:t xml:space="preserve"> European </w:t>
      </w:r>
      <w:r w:rsidR="00A337DC" w:rsidRPr="00235BC3">
        <w:rPr>
          <w:rFonts w:ascii="Times New Roman" w:hAnsi="Times New Roman" w:cs="Times New Roman"/>
          <w:sz w:val="24"/>
          <w:szCs w:val="24"/>
          <w:lang w:val="en-GB"/>
        </w:rPr>
        <w:t xml:space="preserve">roads </w:t>
      </w:r>
      <w:r w:rsidR="00796798">
        <w:rPr>
          <w:rFonts w:ascii="Times New Roman" w:hAnsi="Times New Roman" w:cs="Times New Roman"/>
          <w:sz w:val="24"/>
          <w:szCs w:val="24"/>
          <w:lang w:val="en-GB"/>
        </w:rPr>
        <w:t xml:space="preserve">reach </w:t>
      </w:r>
      <w:r w:rsidR="00A337DC" w:rsidRPr="00235BC3">
        <w:rPr>
          <w:rFonts w:ascii="Times New Roman" w:hAnsi="Times New Roman" w:cs="Times New Roman"/>
          <w:sz w:val="24"/>
          <w:szCs w:val="24"/>
          <w:lang w:val="en-GB"/>
        </w:rPr>
        <w:t xml:space="preserve">194 million </w:t>
      </w:r>
      <w:r w:rsidR="006F46D9" w:rsidRPr="00235BC3">
        <w:rPr>
          <w:rFonts w:ascii="Times New Roman" w:hAnsi="Times New Roman" w:cs="Times New Roman"/>
          <w:sz w:val="24"/>
          <w:szCs w:val="24"/>
          <w:lang w:val="en-GB"/>
        </w:rPr>
        <w:t xml:space="preserve">dead </w:t>
      </w:r>
      <w:r w:rsidR="00A337DC" w:rsidRPr="00235BC3">
        <w:rPr>
          <w:rFonts w:ascii="Times New Roman" w:hAnsi="Times New Roman" w:cs="Times New Roman"/>
          <w:sz w:val="24"/>
          <w:szCs w:val="24"/>
          <w:lang w:val="en-GB"/>
        </w:rPr>
        <w:t>birds and 29 million</w:t>
      </w:r>
      <w:r w:rsidR="00AC007B" w:rsidRPr="00235BC3">
        <w:rPr>
          <w:rFonts w:ascii="Times New Roman" w:hAnsi="Times New Roman" w:cs="Times New Roman"/>
          <w:sz w:val="24"/>
          <w:szCs w:val="24"/>
          <w:lang w:val="en-GB"/>
        </w:rPr>
        <w:t xml:space="preserve"> mammals per year</w:t>
      </w:r>
      <w:r w:rsidR="00065066" w:rsidRPr="00235BC3">
        <w:rPr>
          <w:rFonts w:ascii="Times New Roman" w:hAnsi="Times New Roman" w:cs="Times New Roman"/>
          <w:sz w:val="24"/>
          <w:szCs w:val="24"/>
          <w:lang w:val="en-GB"/>
        </w:rPr>
        <w:t xml:space="preserve"> </w:t>
      </w:r>
      <w:r w:rsidR="00065066"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{"citationID":"WHHaZjXQ","properties":{"formattedCitation":"(Grilo et al. 2020)","plainCitation":"(Grilo et al. 2020)","noteIndex":0},"citationItems":[{"id":20910,"uris":["http://zotero.org/users/942300/items/MAFLMGWC"],"itemData":{"id":20910,"type":"article-journal","abstract":"Roads represent a threat to biodiversity, primarily through increased mortality from collisions with vehicles. Although estimating roadkill rates is an important first step, how roads affect long-term population persistence must also be assessed. We developed a trait-based model to predict roadkill rates for terrestrial bird and mammalian species in Europe and used a generalized population model to estimate their long-term vulnerability to road mortality. We found that 194 million birds and 29 million mammals may be killed each year on European roads. The species that were predicted to experience the highest mortality rates due to roads were not necessarily the same as those whose long-term persistence was most vulnerable to road mortality. When evaluating which species or areas could be most affected by road development projects, failure to consider how roadkill affects populations may result in misidentifying appropriate targets for mitigation.","container-title":"Frontiers in Ecology and the Environment","DOI":"10.1002/fee.2216","ISSN":"1540-9309","issue":"6","language":"en","license":"© The Ecological Society of America","note":"_eprint: https://esajournals.onlinelibrary.wiley.com/doi/pdf/10.1002/fee.2216","page":"323-328","source":"Wiley Online Library","title":"Roadkill risk and population vulnerability in European birds and mammals","volume":"18","author":[{"family":"Grilo","given":"Clara"},{"family":"Koroleva","given":"Elena"},{"family":"Andrášik","given":"Richard"},{"family":"Bíl","given":"Michal"},{"family":"González‐Suárez","given":"Manuela"}],"issued":{"date-parts":[["2020"]]}}}],"schema":"https://github.com/citation-style-language/schema/raw/master/csl-citation.json"} </w:instrText>
      </w:r>
      <w:r w:rsidR="00065066" w:rsidRPr="00235BC3">
        <w:rPr>
          <w:rFonts w:ascii="Times New Roman" w:hAnsi="Times New Roman" w:cs="Times New Roman"/>
          <w:sz w:val="24"/>
          <w:szCs w:val="24"/>
          <w:lang w:val="en-GB"/>
        </w:rPr>
        <w:fldChar w:fldCharType="separate"/>
      </w:r>
      <w:r w:rsidR="00065066" w:rsidRPr="00235BC3">
        <w:rPr>
          <w:rFonts w:ascii="Times New Roman" w:hAnsi="Times New Roman" w:cs="Times New Roman"/>
          <w:sz w:val="24"/>
          <w:szCs w:val="24"/>
          <w:lang w:val="en-GB"/>
        </w:rPr>
        <w:t>(Grilo et al. 2020)</w:t>
      </w:r>
      <w:r w:rsidR="00065066" w:rsidRPr="00235BC3">
        <w:rPr>
          <w:rFonts w:ascii="Times New Roman" w:hAnsi="Times New Roman" w:cs="Times New Roman"/>
          <w:sz w:val="24"/>
          <w:szCs w:val="24"/>
          <w:lang w:val="en-GB"/>
        </w:rPr>
        <w:fldChar w:fldCharType="end"/>
      </w:r>
      <w:r w:rsidR="00EF3711" w:rsidRPr="00235BC3">
        <w:rPr>
          <w:rFonts w:ascii="Times New Roman" w:hAnsi="Times New Roman" w:cs="Times New Roman"/>
          <w:sz w:val="24"/>
          <w:szCs w:val="24"/>
          <w:lang w:val="en-GB"/>
        </w:rPr>
        <w:t xml:space="preserve">, with substantial variation </w:t>
      </w:r>
      <w:r w:rsidR="00BA2ADF" w:rsidRPr="00235BC3">
        <w:rPr>
          <w:rFonts w:ascii="Times New Roman" w:hAnsi="Times New Roman" w:cs="Times New Roman"/>
          <w:sz w:val="24"/>
          <w:szCs w:val="24"/>
          <w:lang w:val="en-GB"/>
        </w:rPr>
        <w:t xml:space="preserve">among taxonomic and </w:t>
      </w:r>
      <w:r w:rsidR="00BA2ADF" w:rsidRPr="00235BC3">
        <w:rPr>
          <w:rFonts w:ascii="Times New Roman" w:hAnsi="Times New Roman" w:cs="Times New Roman"/>
          <w:sz w:val="24"/>
          <w:szCs w:val="24"/>
          <w:lang w:val="en-GB"/>
        </w:rPr>
        <w:lastRenderedPageBreak/>
        <w:t xml:space="preserve">functional groups </w:t>
      </w:r>
      <w:r w:rsidR="005D0418"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{"citationID":"oVk4ymtb","properties":{"formattedCitation":"(Rytwinski and Fahrig 2015, Gonz\\uc0\\u225{}lez-Su\\uc0\\u225{}rez et al. 2018)","plainCitation":"(Rytwinski and Fahrig 2015, González-Suárez et al. 2018)","noteIndex":0},"citationItems":[{"id":47056,"uris":["http://zotero.org/users/942300/items/TEXBZA6G"],"itemData":{"id":47056,"type":"chapter","abstract":"There is growing evidence that roads and traffic reduce populations of many species and efforts to mitigate road effects are now common. To maximise understanding of road impacts and for conservation of particular species, we need to know how roads affect the viability of a group of individuals of the species rather than a single individual. Roads and traffic affect wildlife populations in three major ways, by (i) increasing mortality, (ii) decreasing habitat amount and quality and (iii) fragmenting populations into smaller sub-populations which are more vulnerable to local extinction. To ensure mitigation is effective, we need to identify the species most affected, and the cause(s) of the effects, so that appropriate mitigation can be tailored to those species. 1 Mammals: Larger, more mobile species with lower reproductive rates are more susceptible to road mortality, and species that avoid roads from a distance due to traffic-related disturbance are susceptible to habitat fragmentation, loss and degradation. 2 Birds: Species that have large territories and possibly species that are low flying, ground dwelling and/or heavy relative to their wing size are more susceptible to road mortality. 3 Amphibians and reptiles: All species, regardless of life history traits, are prone to negative road effects as they are particularly susceptible to road mortality and habitat fragmentation by roads. 4 A species response to roads and traffic will vary depending on its conservation status, geographical location, habitat preferences, road type and/or traffic volume. 5 There are still many species for which we do not know the population-level effects of roads. To ensure mitigation will be effective for as many species as possible, research is needed on the effects of roads on a broader range of species. This chapter provides a high-level overview of the population-level effects of roads on animals using the available data from 75 studies. For more detailed information on specific species groups, please refer to Chapters .","container-title":"Handbook of Road Ecology","ISBN":"978-1-118-56817-0","language":"en","license":"Copyright © 2015 John Wiley &amp; Sons, Ltd.","note":"section: 28\n_eprint: https://onlinelibrary.wiley.com/doi/pdf/10.1002/9781118568170.ch28\nDOI: 10.1002/9781118568170.ch28","page":"237-246","publisher":"John Wiley &amp; Sons, Ltd","source":"Wiley Online Library","title":"The Impacts of Roads and Traffic on Terrestrial Animal Populations","URL":"https://onlinelibrary.wiley.com/doi/abs/10.1002/9781118568170.ch28","author":[{"family":"Rytwinski","given":"Trina"},{"family":"Fahrig","given":"Lenore"}],"accessed":{"date-parts":[["2024",1,19]]},"issued":{"date-parts":[["2015"]]}}},{"id":47057,"uris":["http://zotero.org/users/942300/items/XLPLLPWN"],"itemData":{"id":47057,"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5D0418" w:rsidRPr="00235BC3">
        <w:rPr>
          <w:rFonts w:ascii="Times New Roman" w:hAnsi="Times New Roman" w:cs="Times New Roman"/>
          <w:sz w:val="24"/>
          <w:szCs w:val="24"/>
          <w:lang w:val="en-GB"/>
        </w:rPr>
        <w:fldChar w:fldCharType="separate"/>
      </w:r>
      <w:r w:rsidR="009857AE" w:rsidRPr="00235BC3">
        <w:rPr>
          <w:rFonts w:ascii="Times New Roman" w:hAnsi="Times New Roman" w:cs="Times New Roman"/>
          <w:sz w:val="24"/>
          <w:szCs w:val="24"/>
          <w:lang w:val="en-GB"/>
        </w:rPr>
        <w:t>(Rytwinski and Fahrig 2015, González-Suárez et al. 2018)</w:t>
      </w:r>
      <w:r w:rsidR="005D0418" w:rsidRPr="00235BC3">
        <w:rPr>
          <w:rFonts w:ascii="Times New Roman" w:hAnsi="Times New Roman" w:cs="Times New Roman"/>
          <w:sz w:val="24"/>
          <w:szCs w:val="24"/>
          <w:lang w:val="en-GB"/>
        </w:rPr>
        <w:fldChar w:fldCharType="end"/>
      </w:r>
      <w:r w:rsidR="005D0418" w:rsidRPr="00235BC3">
        <w:rPr>
          <w:rFonts w:ascii="Times New Roman" w:hAnsi="Times New Roman" w:cs="Times New Roman"/>
          <w:sz w:val="24"/>
          <w:szCs w:val="24"/>
          <w:lang w:val="en-GB"/>
        </w:rPr>
        <w:t xml:space="preserve">. </w:t>
      </w:r>
      <w:r w:rsidR="00C342AB" w:rsidRPr="00235BC3">
        <w:rPr>
          <w:rFonts w:ascii="Times New Roman" w:hAnsi="Times New Roman" w:cs="Times New Roman"/>
          <w:sz w:val="24"/>
          <w:szCs w:val="24"/>
          <w:lang w:val="en-GB"/>
        </w:rPr>
        <w:t xml:space="preserve">With the </w:t>
      </w:r>
      <w:r w:rsidR="00C32EF6" w:rsidRPr="00235BC3">
        <w:rPr>
          <w:rFonts w:ascii="Times New Roman" w:hAnsi="Times New Roman" w:cs="Times New Roman"/>
          <w:sz w:val="24"/>
          <w:szCs w:val="24"/>
          <w:lang w:val="en-GB"/>
        </w:rPr>
        <w:t xml:space="preserve">generalized </w:t>
      </w:r>
      <w:r w:rsidR="00C342AB" w:rsidRPr="00235BC3">
        <w:rPr>
          <w:rFonts w:ascii="Times New Roman" w:hAnsi="Times New Roman" w:cs="Times New Roman"/>
          <w:sz w:val="24"/>
          <w:szCs w:val="24"/>
          <w:lang w:val="en-GB"/>
        </w:rPr>
        <w:t>increas</w:t>
      </w:r>
      <w:r w:rsidR="00C32EF6" w:rsidRPr="00235BC3">
        <w:rPr>
          <w:rFonts w:ascii="Times New Roman" w:hAnsi="Times New Roman" w:cs="Times New Roman"/>
          <w:sz w:val="24"/>
          <w:szCs w:val="24"/>
          <w:lang w:val="en-GB"/>
        </w:rPr>
        <w:t>e</w:t>
      </w:r>
      <w:r w:rsidR="00C342AB" w:rsidRPr="00235BC3">
        <w:rPr>
          <w:rFonts w:ascii="Times New Roman" w:hAnsi="Times New Roman" w:cs="Times New Roman"/>
          <w:sz w:val="24"/>
          <w:szCs w:val="24"/>
          <w:lang w:val="en-GB"/>
        </w:rPr>
        <w:t xml:space="preserve"> </w:t>
      </w:r>
      <w:r w:rsidR="00C32EF6" w:rsidRPr="00235BC3">
        <w:rPr>
          <w:rFonts w:ascii="Times New Roman" w:hAnsi="Times New Roman" w:cs="Times New Roman"/>
          <w:sz w:val="24"/>
          <w:szCs w:val="24"/>
          <w:lang w:val="en-GB"/>
        </w:rPr>
        <w:t xml:space="preserve">of </w:t>
      </w:r>
      <w:r w:rsidR="00C342AB" w:rsidRPr="00235BC3">
        <w:rPr>
          <w:rFonts w:ascii="Times New Roman" w:hAnsi="Times New Roman" w:cs="Times New Roman"/>
          <w:sz w:val="24"/>
          <w:szCs w:val="24"/>
          <w:lang w:val="en-GB"/>
        </w:rPr>
        <w:t xml:space="preserve">road </w:t>
      </w:r>
      <w:r w:rsidR="00C32EF6" w:rsidRPr="00235BC3">
        <w:rPr>
          <w:rFonts w:ascii="Times New Roman" w:hAnsi="Times New Roman" w:cs="Times New Roman"/>
          <w:sz w:val="24"/>
          <w:szCs w:val="24"/>
          <w:lang w:val="en-GB"/>
        </w:rPr>
        <w:t>density</w:t>
      </w:r>
      <w:r w:rsidR="00C342AB" w:rsidRPr="00235BC3">
        <w:rPr>
          <w:rFonts w:ascii="Times New Roman" w:hAnsi="Times New Roman" w:cs="Times New Roman"/>
          <w:sz w:val="24"/>
          <w:szCs w:val="24"/>
          <w:lang w:val="en-GB"/>
        </w:rPr>
        <w:t xml:space="preserve">, especially in densely-populated areas such as western Europe, </w:t>
      </w:r>
      <w:r w:rsidR="000A0786" w:rsidRPr="00235BC3">
        <w:rPr>
          <w:rFonts w:ascii="Times New Roman" w:hAnsi="Times New Roman" w:cs="Times New Roman"/>
          <w:sz w:val="24"/>
          <w:szCs w:val="24"/>
          <w:lang w:val="en-GB"/>
        </w:rPr>
        <w:t>th</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s</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 xml:space="preserve"> considerable </w:t>
      </w:r>
      <w:r w:rsidR="00BF4A3B">
        <w:rPr>
          <w:rFonts w:ascii="Times New Roman" w:hAnsi="Times New Roman" w:cs="Times New Roman"/>
          <w:sz w:val="24"/>
          <w:szCs w:val="24"/>
          <w:lang w:val="en-GB"/>
        </w:rPr>
        <w:t xml:space="preserve">figures are </w:t>
      </w:r>
      <w:r w:rsidR="00460D15" w:rsidRPr="00235BC3">
        <w:rPr>
          <w:rFonts w:ascii="Times New Roman" w:hAnsi="Times New Roman" w:cs="Times New Roman"/>
          <w:sz w:val="24"/>
          <w:szCs w:val="24"/>
          <w:lang w:val="en-GB"/>
        </w:rPr>
        <w:t xml:space="preserve">causing </w:t>
      </w:r>
      <w:r w:rsidR="008E4CF6" w:rsidRPr="00235BC3">
        <w:rPr>
          <w:rFonts w:ascii="Times New Roman" w:hAnsi="Times New Roman" w:cs="Times New Roman"/>
          <w:sz w:val="24"/>
          <w:szCs w:val="24"/>
          <w:lang w:val="en-GB"/>
        </w:rPr>
        <w:t xml:space="preserve">concern for public </w:t>
      </w:r>
      <w:r w:rsidR="00460D15" w:rsidRPr="00235BC3">
        <w:rPr>
          <w:rFonts w:ascii="Times New Roman" w:hAnsi="Times New Roman" w:cs="Times New Roman"/>
          <w:sz w:val="24"/>
          <w:szCs w:val="24"/>
          <w:lang w:val="en-GB"/>
        </w:rPr>
        <w:t>safety</w:t>
      </w:r>
      <w:r w:rsidR="008E4CF6" w:rsidRPr="00235BC3">
        <w:rPr>
          <w:rFonts w:ascii="Times New Roman" w:hAnsi="Times New Roman" w:cs="Times New Roman"/>
          <w:sz w:val="24"/>
          <w:szCs w:val="24"/>
          <w:lang w:val="en-GB"/>
        </w:rPr>
        <w:t>, demography</w:t>
      </w:r>
      <w:r w:rsidR="00AF40E7" w:rsidRPr="00235BC3">
        <w:rPr>
          <w:rFonts w:ascii="Times New Roman" w:hAnsi="Times New Roman" w:cs="Times New Roman"/>
          <w:sz w:val="24"/>
          <w:szCs w:val="24"/>
          <w:lang w:val="en-GB"/>
        </w:rPr>
        <w:t xml:space="preserve"> of involved species</w:t>
      </w:r>
      <w:r w:rsidR="008E4CF6" w:rsidRPr="00235BC3">
        <w:rPr>
          <w:rFonts w:ascii="Times New Roman" w:hAnsi="Times New Roman" w:cs="Times New Roman"/>
          <w:sz w:val="24"/>
          <w:szCs w:val="24"/>
          <w:lang w:val="en-GB"/>
        </w:rPr>
        <w:t>,</w:t>
      </w:r>
      <w:r w:rsidR="005D28EC" w:rsidRPr="00235BC3">
        <w:rPr>
          <w:rFonts w:ascii="Times New Roman" w:hAnsi="Times New Roman" w:cs="Times New Roman"/>
          <w:sz w:val="24"/>
          <w:szCs w:val="24"/>
          <w:lang w:val="en-GB"/>
        </w:rPr>
        <w:t xml:space="preserve"> </w:t>
      </w:r>
      <w:r w:rsidR="00AC2B1A" w:rsidRPr="00235BC3">
        <w:rPr>
          <w:rFonts w:ascii="Times New Roman" w:hAnsi="Times New Roman" w:cs="Times New Roman"/>
          <w:sz w:val="24"/>
          <w:szCs w:val="24"/>
          <w:lang w:val="en-GB"/>
        </w:rPr>
        <w:t xml:space="preserve">and </w:t>
      </w:r>
      <w:r w:rsidR="00340F51" w:rsidRPr="00235BC3">
        <w:rPr>
          <w:rFonts w:ascii="Times New Roman" w:hAnsi="Times New Roman" w:cs="Times New Roman"/>
          <w:sz w:val="24"/>
          <w:szCs w:val="24"/>
          <w:lang w:val="en-GB"/>
        </w:rPr>
        <w:t xml:space="preserve">the </w:t>
      </w:r>
      <w:r w:rsidR="00AC2B1A" w:rsidRPr="00235BC3">
        <w:rPr>
          <w:rFonts w:ascii="Times New Roman" w:hAnsi="Times New Roman" w:cs="Times New Roman"/>
          <w:sz w:val="24"/>
          <w:szCs w:val="24"/>
          <w:lang w:val="en-GB"/>
        </w:rPr>
        <w:t xml:space="preserve">associated </w:t>
      </w:r>
      <w:r w:rsidR="00340F51" w:rsidRPr="00235BC3">
        <w:rPr>
          <w:rFonts w:ascii="Times New Roman" w:hAnsi="Times New Roman" w:cs="Times New Roman"/>
          <w:sz w:val="24"/>
          <w:szCs w:val="24"/>
          <w:lang w:val="en-GB"/>
        </w:rPr>
        <w:t xml:space="preserve">ecosystem </w:t>
      </w:r>
      <w:r w:rsidR="00AC2B1A" w:rsidRPr="00235BC3">
        <w:rPr>
          <w:rFonts w:ascii="Times New Roman" w:hAnsi="Times New Roman" w:cs="Times New Roman"/>
          <w:sz w:val="24"/>
          <w:szCs w:val="24"/>
          <w:lang w:val="en-GB"/>
        </w:rPr>
        <w:t>processes</w:t>
      </w:r>
      <w:r w:rsidR="00340F51" w:rsidRPr="00235BC3">
        <w:rPr>
          <w:rFonts w:ascii="Times New Roman" w:hAnsi="Times New Roman" w:cs="Times New Roman"/>
          <w:sz w:val="24"/>
          <w:szCs w:val="24"/>
          <w:lang w:val="en-GB"/>
        </w:rPr>
        <w:t xml:space="preserve"> </w:t>
      </w:r>
      <w:r w:rsidR="00A465C5"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{"citationID":"1bLeVXf0","properties":{"formattedCitation":"(see e.g. Gkritza et al. 2010, Meijer et al. 2018)","plainCitation":"(see e.g. Gkritza et al. 2010, Meijer et al. 2018)","noteIndex":0},"citationItems":[{"id":47039,"uris":["http://zotero.org/users/942300/items/L6YZ2HWL"],"itemData":{"id":47039,"type":"article-journal","abstract":"Many states are striving to keep their deer population to a sustainable and controllable level, while maximizing public safety. In Iowa, measures to control the deer population include annual deer hunts and special deer herd management plans in urban areas. While these plans may in effect reduce the deer population, traffic safety in these areas has not been fully assessed. Using deer population data from the Iowa Department of Natural Resources and data on deer-vehicle crashes and deer carcass removals from the Iowa Department of Transportation, we examine the relationship between deer-vehicle collisions, deer density, and land use in select urban deer management zones in Iowa. Further, we estimate models to investigate the factors that influence the frequency and severity of deer-vehicle crashes in these zones. The estimation results showed that multiple factors affect deer-vehicle crashes and corresponding injury outcomes in urban management zones. The identified roadway and non-roadway factors could be useful for identifying locations on the transportation system that significantly impact deer species and safety, and determining appropriate countermeasures for mitigation.","container-title":"Accident Analysis &amp; Prevention","DOI":"10.1016/j.aap.2010.05.013","ISSN":"0001-4575","issue":"6","journalAbbreviation":"Accident Analysis &amp; Prevention","page":"1916-1925","source":"ScienceDirect","title":"Deer-vehicle collisions, deer density, and land use in Iowa's urban deer herd management zones","volume":"42","author":[{"family":"Gkritza","given":"Konstantina"},{"family":"Baird","given":"Michael"},{"family":"Hans","given":"Zachary N."}],"issued":{"date-parts":[["2010",11,1]]}},"label":"page","prefix":"see e.g."},{"id":47055,"uris":["http://zotero.org/users/942300/items/RGBNZ7PZ"],"itemData":{"id":47055,"type":"article-journal","abstract":"Georeferenced information on road infrastructure is essential for spatial planning, socio-economic assessments and environmental impact analyses. Yet current global road maps are typically outdated or characterized by spatial bias in coverage. In the Global Roads Inventory Project we gathered, harmonized and integrated nearly 60 geospatial datasets on road infrastructure into a global roads dataset. The resulting dataset covers 222 countries and includes over 21 million km of roads, which is two to three times the total length in the currently best available country-based global roads datasets. We then related total road length per country to country area, population density, GDP and OECD membership, resulting in a regression model with adjusted R2 of 0.90, and found that that the highest road densities are associated with densely populated and wealthier countries. Applying our regression model to future population densities and GDP estimates from the Shared Socioeconomic Pathway (SSP) scenarios, we obtained a tentative estimate of 3.0–4.7 million km additional road length for the year 2050. Large increases in road length were projected for developing nations in some of the world’s last remaining wilderness areas, such as the Amazon, the Congo basin and New Guinea. This highlights the need for accurate spatial road datasets to underpin strategic spatial planning in order to reduce the impacts of roads in remaining pristine ecosystems.","container-title":"Environmental Research Letters","DOI":"10.1088/1748-9326/aabd42","ISSN":"1748-9326","issue":"6","journalAbbreviation":"Environ. Res. Lett.","language":"en","note":"publisher: IOP Publishing","page":"064006","source":"Institute of Physics","title":"Global patterns of current and future road infrastructure","volume":"13","author":[{"family":"Meijer","given":"Johan R."},{"family":"Huijbregts","given":"Mark A. J."},{"family":"Schotten","given":"Kees C. G. J."},{"family":"Schipper","given":"Aafke M."}],"issued":{"date-parts":[["2018",5]]}}}],"schema":"https://github.com/citation-style-language/schema/raw/master/csl-citation.json"} </w:instrText>
      </w:r>
      <w:r w:rsidR="00A465C5" w:rsidRPr="00235BC3">
        <w:rPr>
          <w:rFonts w:ascii="Times New Roman" w:hAnsi="Times New Roman" w:cs="Times New Roman"/>
          <w:sz w:val="24"/>
          <w:szCs w:val="24"/>
          <w:lang w:val="en-GB"/>
        </w:rPr>
        <w:fldChar w:fldCharType="separate"/>
      </w:r>
      <w:r w:rsidR="0051389D" w:rsidRPr="00235BC3">
        <w:rPr>
          <w:rFonts w:ascii="Times New Roman" w:hAnsi="Times New Roman" w:cs="Times New Roman"/>
          <w:sz w:val="24"/>
          <w:szCs w:val="24"/>
          <w:lang w:val="en-GB"/>
        </w:rPr>
        <w:t>(see e.g. Gkritza et al. 2010, Meijer et al. 2018)</w:t>
      </w:r>
      <w:r w:rsidR="00A465C5" w:rsidRPr="00235BC3">
        <w:rPr>
          <w:rFonts w:ascii="Times New Roman" w:hAnsi="Times New Roman" w:cs="Times New Roman"/>
          <w:sz w:val="24"/>
          <w:szCs w:val="24"/>
          <w:lang w:val="en-GB"/>
        </w:rPr>
        <w:fldChar w:fldCharType="end"/>
      </w:r>
      <w:r w:rsidR="005D28EC" w:rsidRPr="00235BC3">
        <w:rPr>
          <w:rFonts w:ascii="Times New Roman" w:hAnsi="Times New Roman" w:cs="Times New Roman"/>
          <w:sz w:val="24"/>
          <w:szCs w:val="24"/>
          <w:lang w:val="en-GB"/>
        </w:rPr>
        <w:t xml:space="preserve">. </w:t>
      </w:r>
      <w:r w:rsidR="001463F4">
        <w:rPr>
          <w:rFonts w:ascii="Times New Roman" w:hAnsi="Times New Roman" w:cs="Times New Roman"/>
          <w:sz w:val="24"/>
          <w:szCs w:val="24"/>
          <w:lang w:val="en-GB"/>
        </w:rPr>
        <w:t>However</w:t>
      </w:r>
      <w:r w:rsidR="00780160">
        <w:rPr>
          <w:rFonts w:ascii="Times New Roman" w:hAnsi="Times New Roman" w:cs="Times New Roman"/>
          <w:sz w:val="24"/>
          <w:szCs w:val="24"/>
          <w:lang w:val="en-GB"/>
        </w:rPr>
        <w:t>,</w:t>
      </w:r>
      <w:r w:rsidR="009E4A8B">
        <w:rPr>
          <w:rFonts w:ascii="Times New Roman" w:hAnsi="Times New Roman" w:cs="Times New Roman"/>
          <w:sz w:val="24"/>
          <w:szCs w:val="24"/>
          <w:lang w:val="en-GB"/>
        </w:rPr>
        <w:t xml:space="preserve"> </w:t>
      </w:r>
      <w:r w:rsidR="00B834B7" w:rsidRPr="00235BC3">
        <w:rPr>
          <w:rFonts w:ascii="Times New Roman" w:hAnsi="Times New Roman" w:cs="Times New Roman"/>
          <w:sz w:val="24"/>
          <w:szCs w:val="24"/>
          <w:lang w:val="en-GB"/>
        </w:rPr>
        <w:t>t</w:t>
      </w:r>
      <w:r w:rsidR="00AC2B1A" w:rsidRPr="00235BC3">
        <w:rPr>
          <w:rFonts w:ascii="Times New Roman" w:hAnsi="Times New Roman" w:cs="Times New Roman"/>
          <w:sz w:val="24"/>
          <w:szCs w:val="24"/>
          <w:lang w:val="en-GB"/>
        </w:rPr>
        <w:t xml:space="preserve">he balance between the development of transportation networks and </w:t>
      </w:r>
      <w:r w:rsidR="00906E50">
        <w:rPr>
          <w:rFonts w:ascii="Times New Roman" w:hAnsi="Times New Roman" w:cs="Times New Roman"/>
          <w:sz w:val="24"/>
          <w:szCs w:val="24"/>
          <w:lang w:val="en-GB"/>
        </w:rPr>
        <w:t>the mitigation of disruptions</w:t>
      </w:r>
      <w:r w:rsidR="009E4A8B">
        <w:rPr>
          <w:rFonts w:ascii="Times New Roman" w:hAnsi="Times New Roman" w:cs="Times New Roman"/>
          <w:sz w:val="24"/>
          <w:szCs w:val="24"/>
          <w:lang w:val="en-GB"/>
        </w:rPr>
        <w:t xml:space="preserve"> in ecological connectivity caused by roads </w:t>
      </w:r>
      <w:r w:rsidR="001463F4">
        <w:rPr>
          <w:rFonts w:ascii="Times New Roman" w:hAnsi="Times New Roman" w:cs="Times New Roman"/>
          <w:sz w:val="24"/>
          <w:szCs w:val="24"/>
          <w:lang w:val="en-GB"/>
        </w:rPr>
        <w:t xml:space="preserve">still </w:t>
      </w:r>
      <w:r w:rsidR="005B78EE">
        <w:rPr>
          <w:rFonts w:ascii="Times New Roman" w:hAnsi="Times New Roman" w:cs="Times New Roman"/>
          <w:sz w:val="24"/>
          <w:szCs w:val="24"/>
          <w:lang w:val="en-GB"/>
        </w:rPr>
        <w:t>requires</w:t>
      </w:r>
      <w:r w:rsidR="001463F4">
        <w:rPr>
          <w:rFonts w:ascii="Times New Roman" w:hAnsi="Times New Roman" w:cs="Times New Roman"/>
          <w:sz w:val="24"/>
          <w:szCs w:val="24"/>
          <w:lang w:val="en-GB"/>
        </w:rPr>
        <w:t xml:space="preserve"> </w:t>
      </w:r>
      <w:r w:rsidR="00E41595">
        <w:rPr>
          <w:rFonts w:ascii="Times New Roman" w:hAnsi="Times New Roman" w:cs="Times New Roman"/>
          <w:sz w:val="24"/>
          <w:szCs w:val="24"/>
          <w:lang w:val="en-GB"/>
        </w:rPr>
        <w:t>macro</w:t>
      </w:r>
      <w:r w:rsidR="001463F4">
        <w:rPr>
          <w:rFonts w:ascii="Times New Roman" w:hAnsi="Times New Roman" w:cs="Times New Roman"/>
          <w:sz w:val="24"/>
          <w:szCs w:val="24"/>
          <w:lang w:val="en-GB"/>
        </w:rPr>
        <w:t>-level assessment</w:t>
      </w:r>
      <w:r w:rsidR="005B78EE">
        <w:rPr>
          <w:rFonts w:ascii="Times New Roman" w:hAnsi="Times New Roman" w:cs="Times New Roman"/>
          <w:sz w:val="24"/>
          <w:szCs w:val="24"/>
          <w:lang w:val="en-GB"/>
        </w:rPr>
        <w:t>s</w:t>
      </w:r>
      <w:r w:rsidR="009E4A8B">
        <w:rPr>
          <w:rFonts w:ascii="Times New Roman" w:hAnsi="Times New Roman" w:cs="Times New Roman"/>
          <w:sz w:val="24"/>
          <w:szCs w:val="24"/>
          <w:lang w:val="en-GB"/>
        </w:rPr>
        <w:t xml:space="preserve"> to be useful for the setting of </w:t>
      </w:r>
      <w:r w:rsidR="009E4A8B" w:rsidRPr="00235BC3">
        <w:rPr>
          <w:rFonts w:ascii="Times New Roman" w:hAnsi="Times New Roman" w:cs="Times New Roman"/>
          <w:sz w:val="24"/>
          <w:szCs w:val="24"/>
          <w:lang w:val="en-GB"/>
        </w:rPr>
        <w:t>green and blue infrastructures</w:t>
      </w:r>
      <w:r w:rsidR="00B834B7" w:rsidRPr="00235BC3">
        <w:rPr>
          <w:rFonts w:ascii="Times New Roman" w:hAnsi="Times New Roman" w:cs="Times New Roman"/>
          <w:sz w:val="24"/>
          <w:szCs w:val="24"/>
          <w:lang w:val="en-GB"/>
        </w:rPr>
        <w:t>.</w:t>
      </w:r>
      <w:r w:rsidR="00340920" w:rsidRPr="00235BC3">
        <w:rPr>
          <w:rFonts w:ascii="Times New Roman" w:hAnsi="Times New Roman" w:cs="Times New Roman"/>
          <w:sz w:val="24"/>
          <w:szCs w:val="24"/>
          <w:lang w:val="en-GB"/>
        </w:rPr>
        <w:t xml:space="preserve"> </w:t>
      </w:r>
      <w:r w:rsidR="00CC0FBC">
        <w:rPr>
          <w:rFonts w:ascii="Times New Roman" w:hAnsi="Times New Roman" w:cs="Times New Roman"/>
          <w:sz w:val="24"/>
          <w:szCs w:val="24"/>
          <w:lang w:val="en-GB"/>
        </w:rPr>
        <w:t>Spatial m</w:t>
      </w:r>
      <w:r w:rsidR="001463F4">
        <w:rPr>
          <w:rFonts w:ascii="Times New Roman" w:hAnsi="Times New Roman" w:cs="Times New Roman"/>
          <w:sz w:val="24"/>
          <w:szCs w:val="24"/>
          <w:lang w:val="en-GB"/>
        </w:rPr>
        <w:t>odel</w:t>
      </w:r>
      <w:r w:rsidR="0039175B">
        <w:rPr>
          <w:rFonts w:ascii="Times New Roman" w:hAnsi="Times New Roman" w:cs="Times New Roman"/>
          <w:sz w:val="24"/>
          <w:szCs w:val="24"/>
          <w:lang w:val="en-GB"/>
        </w:rPr>
        <w:t>s</w:t>
      </w:r>
      <w:r w:rsidR="001463F4">
        <w:rPr>
          <w:rFonts w:ascii="Times New Roman" w:hAnsi="Times New Roman" w:cs="Times New Roman"/>
          <w:sz w:val="24"/>
          <w:szCs w:val="24"/>
          <w:lang w:val="en-GB"/>
        </w:rPr>
        <w:t xml:space="preserve"> </w:t>
      </w:r>
      <w:r w:rsidR="00340920" w:rsidRPr="00235BC3">
        <w:rPr>
          <w:rFonts w:ascii="Times New Roman" w:hAnsi="Times New Roman" w:cs="Times New Roman"/>
          <w:sz w:val="24"/>
          <w:szCs w:val="24"/>
          <w:lang w:val="en-GB"/>
        </w:rPr>
        <w:t>of the roadkill risk</w:t>
      </w:r>
      <w:r w:rsidR="00CD523D" w:rsidRPr="00235BC3">
        <w:rPr>
          <w:rFonts w:ascii="Times New Roman" w:hAnsi="Times New Roman" w:cs="Times New Roman"/>
          <w:sz w:val="24"/>
          <w:szCs w:val="24"/>
          <w:lang w:val="en-GB"/>
        </w:rPr>
        <w:t xml:space="preserve"> </w:t>
      </w:r>
      <w:r w:rsidR="0039175B">
        <w:rPr>
          <w:rFonts w:ascii="Times New Roman" w:hAnsi="Times New Roman" w:cs="Times New Roman"/>
          <w:sz w:val="24"/>
          <w:szCs w:val="24"/>
          <w:lang w:val="en-GB"/>
        </w:rPr>
        <w:t xml:space="preserve">are </w:t>
      </w:r>
      <w:r w:rsidR="00F009A6" w:rsidRPr="00235BC3">
        <w:rPr>
          <w:rFonts w:ascii="Times New Roman" w:hAnsi="Times New Roman" w:cs="Times New Roman"/>
          <w:sz w:val="24"/>
          <w:szCs w:val="24"/>
          <w:lang w:val="en-GB"/>
        </w:rPr>
        <w:t xml:space="preserve">therefore needed to </w:t>
      </w:r>
      <w:r w:rsidR="00CD523D" w:rsidRPr="00235BC3">
        <w:rPr>
          <w:rFonts w:ascii="Times New Roman" w:hAnsi="Times New Roman" w:cs="Times New Roman"/>
          <w:sz w:val="24"/>
          <w:szCs w:val="24"/>
          <w:lang w:val="en-GB"/>
        </w:rPr>
        <w:t xml:space="preserve">incorporate this particular threat </w:t>
      </w:r>
      <w:r w:rsidR="00123A35" w:rsidRPr="00235BC3">
        <w:rPr>
          <w:rFonts w:ascii="Times New Roman" w:hAnsi="Times New Roman" w:cs="Times New Roman"/>
          <w:sz w:val="24"/>
          <w:szCs w:val="24"/>
          <w:lang w:val="en-GB"/>
        </w:rPr>
        <w:t>to wildlife in</w:t>
      </w:r>
      <w:r w:rsidR="00CD523D" w:rsidRPr="00235BC3">
        <w:rPr>
          <w:rFonts w:ascii="Times New Roman" w:hAnsi="Times New Roman" w:cs="Times New Roman"/>
          <w:sz w:val="24"/>
          <w:szCs w:val="24"/>
          <w:lang w:val="en-GB"/>
        </w:rPr>
        <w:t>to</w:t>
      </w:r>
      <w:r w:rsidR="00F009A6" w:rsidRPr="00235BC3">
        <w:rPr>
          <w:rFonts w:ascii="Times New Roman" w:hAnsi="Times New Roman" w:cs="Times New Roman"/>
          <w:sz w:val="24"/>
          <w:szCs w:val="24"/>
          <w:lang w:val="en-GB"/>
        </w:rPr>
        <w:t xml:space="preserve"> </w:t>
      </w:r>
      <w:r w:rsidR="00CD523D" w:rsidRPr="00235BC3">
        <w:rPr>
          <w:rFonts w:ascii="Times New Roman" w:hAnsi="Times New Roman" w:cs="Times New Roman"/>
          <w:sz w:val="24"/>
          <w:szCs w:val="24"/>
          <w:lang w:val="en-GB"/>
        </w:rPr>
        <w:t xml:space="preserve">planning policies </w:t>
      </w:r>
      <w:r w:rsidR="00123A35" w:rsidRPr="00235BC3">
        <w:rPr>
          <w:rFonts w:ascii="Times New Roman" w:hAnsi="Times New Roman" w:cs="Times New Roman"/>
          <w:sz w:val="24"/>
          <w:szCs w:val="24"/>
          <w:lang w:val="en-GB"/>
        </w:rPr>
        <w:t>and envision spatially coherent responses</w:t>
      </w:r>
      <w:r w:rsidR="00143676">
        <w:rPr>
          <w:rFonts w:ascii="Times New Roman" w:hAnsi="Times New Roman" w:cs="Times New Roman"/>
          <w:sz w:val="24"/>
          <w:szCs w:val="24"/>
          <w:lang w:val="en-GB"/>
        </w:rPr>
        <w:t xml:space="preserve"> </w:t>
      </w:r>
      <w:r w:rsidR="0042212B">
        <w:rPr>
          <w:rFonts w:ascii="Times New Roman" w:hAnsi="Times New Roman" w:cs="Times New Roman"/>
          <w:sz w:val="24"/>
          <w:szCs w:val="24"/>
          <w:lang w:val="en-GB"/>
        </w:rPr>
        <w:t xml:space="preserve">over large scales </w:t>
      </w:r>
      <w:r w:rsidR="00143676">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{"citationID":"RZXURy8N","properties":{"formattedCitation":"(van der Ree et al. 2011, Grilo et al. 2025)","plainCitation":"(van der Ree et al. 2011, Grilo et al. 2025)","noteIndex":0},"citationItems":[{"id":50552,"uris":["http://zotero.org/users/942300/items/6AHJGVWP"],"itemData":{"id":50552,"type":"article-journal","abstract":"van der Ree, R., J. A. G. Jaeger, E. A. van der Grift, and A. P. Clevenger. 2011. Effects of roads and traffic on wildlife populations and landscape function: road ecology is moving towards larger scales. Ecology and Society 16(1): 48. https://doi.org/10.5751/ES-03982-160148","container-title":"Ecology and Society","DOI":"10.5751/ES-03982-160148","ISSN":"1708-3087","issue":"1","language":"en","license":"© 2011 by the author(s)","note":"publisher: The Resilience Alliance","source":"www.ecologyandsociety.org","title":"Effects of Roads and Traffic on Wildlife Populations and Landscape Function: Road Ecology is Moving toward Larger Scales","title-short":"Effects of Roads and Traffic on Wildlife Populations and Landscape Function","URL":"https://www.ecologyandsociety.org/vol16/iss1/art48/","volume":"16","author":[{"family":"Ree","given":"Rodney","non-dropping-particle":"van der"},{"family":"Jaeger","given":"Jochen A. G."},{"family":"Grift","given":"Edgar","non-dropping-particle":"van der"},{"family":"Clevenger","given":"Anthony"}],"accessed":{"date-parts":[["2025",8,13]]},"issued":{"date-parts":[["2011",3,29]]}}},{"id":50570,"uris":["http://zotero.org/users/942300/items/ES3DVUYQ"],"itemData":{"id":50570,"type":"article-journal","abstract":"Roadkill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143676">
        <w:rPr>
          <w:rFonts w:ascii="Times New Roman" w:hAnsi="Times New Roman" w:cs="Times New Roman"/>
          <w:sz w:val="24"/>
          <w:szCs w:val="24"/>
          <w:lang w:val="en-GB"/>
        </w:rPr>
        <w:fldChar w:fldCharType="separate"/>
      </w:r>
      <w:r w:rsidR="007E53AD" w:rsidRPr="007E53AD">
        <w:rPr>
          <w:rFonts w:ascii="Times New Roman" w:hAnsi="Times New Roman" w:cs="Times New Roman"/>
          <w:sz w:val="24"/>
          <w:lang w:val="en-GB"/>
        </w:rPr>
        <w:t>(van der Ree et al. 2011, Grilo et al. 2025)</w:t>
      </w:r>
      <w:r w:rsidR="00143676">
        <w:rPr>
          <w:rFonts w:ascii="Times New Roman" w:hAnsi="Times New Roman" w:cs="Times New Roman"/>
          <w:sz w:val="24"/>
          <w:szCs w:val="24"/>
          <w:lang w:val="en-GB"/>
        </w:rPr>
        <w:fldChar w:fldCharType="end"/>
      </w:r>
      <w:r w:rsidR="00F63166" w:rsidRPr="00235BC3">
        <w:rPr>
          <w:rFonts w:ascii="Times New Roman" w:hAnsi="Times New Roman" w:cs="Times New Roman"/>
          <w:sz w:val="24"/>
          <w:szCs w:val="24"/>
          <w:lang w:val="en-GB"/>
        </w:rPr>
        <w:t>.</w:t>
      </w:r>
    </w:p>
    <w:p w14:paraId="3F7191E0" w14:textId="77777777" w:rsidR="006D2E3B" w:rsidRPr="00235BC3" w:rsidRDefault="006D2E3B" w:rsidP="00235BC3">
      <w:pPr>
        <w:spacing w:line="480" w:lineRule="auto"/>
        <w:rPr>
          <w:rFonts w:ascii="Times New Roman" w:hAnsi="Times New Roman" w:cs="Times New Roman"/>
          <w:sz w:val="24"/>
          <w:szCs w:val="24"/>
          <w:lang w:val="en-GB"/>
        </w:rPr>
      </w:pPr>
    </w:p>
    <w:p w14:paraId="2519F3CC" w14:textId="6D8DF8C0" w:rsidR="00A5145B" w:rsidRDefault="004B27A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As a general pattern, </w:t>
      </w:r>
      <w:r w:rsidR="002A5647" w:rsidRPr="00235BC3">
        <w:rPr>
          <w:rFonts w:ascii="Times New Roman" w:hAnsi="Times New Roman" w:cs="Times New Roman"/>
          <w:sz w:val="24"/>
          <w:szCs w:val="24"/>
          <w:lang w:val="en-GB"/>
        </w:rPr>
        <w:t xml:space="preserve">roads and other </w:t>
      </w:r>
      <w:r w:rsidRPr="00235BC3">
        <w:rPr>
          <w:rFonts w:ascii="Times New Roman" w:hAnsi="Times New Roman" w:cs="Times New Roman"/>
          <w:sz w:val="24"/>
          <w:szCs w:val="24"/>
          <w:lang w:val="en-GB"/>
        </w:rPr>
        <w:t xml:space="preserve">linear infrastructures </w:t>
      </w:r>
      <w:r w:rsidR="002F20E1" w:rsidRPr="00235BC3">
        <w:rPr>
          <w:rFonts w:ascii="Times New Roman" w:hAnsi="Times New Roman" w:cs="Times New Roman"/>
          <w:sz w:val="24"/>
          <w:szCs w:val="24"/>
          <w:lang w:val="en-GB"/>
        </w:rPr>
        <w:t xml:space="preserve">are viewed as </w:t>
      </w:r>
      <w:r w:rsidR="004C04F5" w:rsidRPr="00235BC3">
        <w:rPr>
          <w:rFonts w:ascii="Times New Roman" w:hAnsi="Times New Roman" w:cs="Times New Roman"/>
          <w:sz w:val="24"/>
          <w:szCs w:val="24"/>
          <w:lang w:val="en-GB"/>
        </w:rPr>
        <w:t xml:space="preserve">physical </w:t>
      </w:r>
      <w:r w:rsidR="001D410C" w:rsidRPr="00235BC3">
        <w:rPr>
          <w:rFonts w:ascii="Times New Roman" w:hAnsi="Times New Roman" w:cs="Times New Roman"/>
          <w:sz w:val="24"/>
          <w:szCs w:val="24"/>
          <w:lang w:val="en-GB"/>
        </w:rPr>
        <w:t>disruptions</w:t>
      </w:r>
      <w:r w:rsidR="002F20E1" w:rsidRPr="00235BC3">
        <w:rPr>
          <w:rFonts w:ascii="Times New Roman" w:hAnsi="Times New Roman" w:cs="Times New Roman"/>
          <w:sz w:val="24"/>
          <w:szCs w:val="24"/>
          <w:lang w:val="en-GB"/>
        </w:rPr>
        <w:t xml:space="preserve"> of ecological connectivity </w:t>
      </w:r>
      <w:r w:rsidR="003545F9" w:rsidRPr="00235BC3">
        <w:rPr>
          <w:rFonts w:ascii="Times New Roman" w:hAnsi="Times New Roman" w:cs="Times New Roman"/>
          <w:sz w:val="24"/>
          <w:szCs w:val="24"/>
          <w:lang w:val="en-GB"/>
        </w:rPr>
        <w:t>that modify or prevent animal movements</w:t>
      </w:r>
      <w:r w:rsidR="007E53AD">
        <w:rPr>
          <w:rFonts w:ascii="Times New Roman" w:hAnsi="Times New Roman" w:cs="Times New Roman"/>
          <w:sz w:val="24"/>
          <w:szCs w:val="24"/>
          <w:lang w:val="en-GB"/>
        </w:rPr>
        <w:t xml:space="preserve"> and gene flow</w:t>
      </w:r>
      <w:r w:rsidR="003545F9" w:rsidRPr="00235BC3">
        <w:rPr>
          <w:rFonts w:ascii="Times New Roman" w:hAnsi="Times New Roman" w:cs="Times New Roman"/>
          <w:sz w:val="24"/>
          <w:szCs w:val="24"/>
          <w:lang w:val="en-GB"/>
        </w:rPr>
        <w:t>, contribute to land artificialization and resource loss, and trigger direct mortality</w:t>
      </w:r>
      <w:r w:rsidR="001D410C" w:rsidRPr="00235BC3">
        <w:rPr>
          <w:rFonts w:ascii="Times New Roman" w:hAnsi="Times New Roman" w:cs="Times New Roman"/>
          <w:sz w:val="24"/>
          <w:szCs w:val="24"/>
          <w:lang w:val="en-GB"/>
        </w:rPr>
        <w:t xml:space="preserve"> </w:t>
      </w:r>
      <w:r w:rsidR="003858D8"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{"citationID":"LRzO1b2y","properties":{"formattedCitation":"(Benitez-Lopez et al. 2010, Jackson and Fahrig 2011)","plainCitation":"(Benitez-Lopez et al. 2010, Jackson and Fahrig 2011)","noteIndex":0},"citationItems":[{"id":18332,"uris":["http://zotero.org/users/942300/items/R8GMXVTZ"],"itemData":{"id":18332,"type":"article-journal","abstract":"Biodiversity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id":50549,"uris":["http://zotero.org/users/942300/items/GHJD5BXB"],"itemData":{"id":50549,"type":"article-journal","abstract":"Roads can have two important effects on populations that impact genetic variation: reduced gene flow and reduced abundance. Reduced gene flow (“barrier effects”) due to road avoidance behavior or road mortality can lead to reduced genetic diversity because genetic drift is enhanced in fragmented populations. Road mortality can also reduce population abundance (“depletion effects”) whenever road-caused mortality outpaces recruitment, also lowering diversity even when barrier effects are inconsequential. Although roads are expected to affect both genetic diversity and fragmentation, most research focuses only on fragmentation. Furthermore, in studies that do investigate road effects on genetic diversity, correlations are usually attributed to barrier effects and little attention is paid to the potentially confounding influence of mortality-caused depletion effects. Here we investigate the relative importance of barrier and depletion effects on genetic diversity of populations separated by a road by performing coalescent simulations wherein these two road effects are varied independently. By simulating wide ranging rates of migration and population decline, we also determine how the importance of these forces changes depending on their relative magnitude. We show that the vast majority of potential variation in genetic diversity is governed by depletion (mortality) rather than barrier effects. We also show that unless migration is sufficiently high and population decline due to mortality is sufficiently low, increasing migration across roads will generally not recoup genetic variation lost due to road mortality. We argue that the genetic effects of road-mediated mortality have been underappreciated and should be more often considered before prioritizing road-mitigation measures.","container-title":"Biological Conservation","DOI":"10.1016/j.biocon.2011.09.010","ISSN":"0006-3207","issue":"12","journalAbbreviation":"Biological Conservation","page":"3143-3148","source":"ScienceDirect","title":"Relative effects of road mortality and decreased connectivity on population genetic diversity","volume":"144","author":[{"family":"Jackson","given":"Nathan D."},{"family":"Fahrig","given":"Lenore"}],"issued":{"date-parts":[["2011",12,1]]}}}],"schema":"https://github.com/citation-style-language/schema/raw/master/csl-citation.json"} </w:instrText>
      </w:r>
      <w:r w:rsidR="003858D8" w:rsidRPr="00235BC3">
        <w:rPr>
          <w:rFonts w:ascii="Times New Roman" w:hAnsi="Times New Roman" w:cs="Times New Roman"/>
          <w:sz w:val="24"/>
          <w:szCs w:val="24"/>
          <w:lang w:val="en-GB"/>
        </w:rPr>
        <w:fldChar w:fldCharType="separate"/>
      </w:r>
      <w:r w:rsidR="00E41595" w:rsidRPr="001C320F">
        <w:rPr>
          <w:rFonts w:ascii="Times New Roman" w:hAnsi="Times New Roman" w:cs="Times New Roman"/>
          <w:sz w:val="24"/>
          <w:lang w:val="en-GB"/>
        </w:rPr>
        <w:t>(Benitez-Lopez et al. 2010, Jackson and Fahrig 2011)</w:t>
      </w:r>
      <w:r w:rsidR="003858D8" w:rsidRPr="00235BC3">
        <w:rPr>
          <w:rFonts w:ascii="Times New Roman" w:hAnsi="Times New Roman" w:cs="Times New Roman"/>
          <w:sz w:val="24"/>
          <w:szCs w:val="24"/>
          <w:lang w:val="en-GB"/>
        </w:rPr>
        <w:fldChar w:fldCharType="end"/>
      </w:r>
      <w:r w:rsidR="00025307" w:rsidRPr="00235BC3">
        <w:rPr>
          <w:rFonts w:ascii="Times New Roman" w:hAnsi="Times New Roman" w:cs="Times New Roman"/>
          <w:sz w:val="24"/>
          <w:szCs w:val="24"/>
          <w:lang w:val="en-GB"/>
        </w:rPr>
        <w:t>. These effects</w:t>
      </w:r>
      <w:r w:rsidR="006B23CF" w:rsidRPr="00235BC3">
        <w:rPr>
          <w:rFonts w:ascii="Times New Roman" w:hAnsi="Times New Roman" w:cs="Times New Roman"/>
          <w:sz w:val="24"/>
          <w:szCs w:val="24"/>
          <w:lang w:val="en-GB"/>
        </w:rPr>
        <w:t xml:space="preserve"> add up with </w:t>
      </w:r>
      <w:r w:rsidR="005F76FC" w:rsidRPr="00235BC3">
        <w:rPr>
          <w:rFonts w:ascii="Times New Roman" w:hAnsi="Times New Roman" w:cs="Times New Roman"/>
          <w:sz w:val="24"/>
          <w:szCs w:val="24"/>
          <w:lang w:val="en-GB"/>
        </w:rPr>
        <w:t>habitat reduction and fragmentation within landscapes</w:t>
      </w:r>
      <w:r w:rsidR="006B23CF" w:rsidRPr="00235BC3">
        <w:rPr>
          <w:rFonts w:ascii="Times New Roman" w:hAnsi="Times New Roman" w:cs="Times New Roman"/>
          <w:sz w:val="24"/>
          <w:szCs w:val="24"/>
          <w:lang w:val="en-GB"/>
        </w:rPr>
        <w:t xml:space="preserve"> and </w:t>
      </w:r>
      <w:r w:rsidR="001C320F">
        <w:rPr>
          <w:rFonts w:ascii="Times New Roman" w:hAnsi="Times New Roman" w:cs="Times New Roman"/>
          <w:sz w:val="24"/>
          <w:szCs w:val="24"/>
          <w:lang w:val="en-GB"/>
        </w:rPr>
        <w:t xml:space="preserve">are assumed to </w:t>
      </w:r>
      <w:r w:rsidR="006B23CF" w:rsidRPr="00235BC3">
        <w:rPr>
          <w:rFonts w:ascii="Times New Roman" w:hAnsi="Times New Roman" w:cs="Times New Roman"/>
          <w:sz w:val="24"/>
          <w:szCs w:val="24"/>
          <w:lang w:val="en-GB"/>
        </w:rPr>
        <w:t xml:space="preserve">contribute </w:t>
      </w:r>
      <w:r w:rsidR="001C320F">
        <w:rPr>
          <w:rFonts w:ascii="Times New Roman" w:hAnsi="Times New Roman" w:cs="Times New Roman"/>
          <w:sz w:val="24"/>
          <w:szCs w:val="24"/>
          <w:lang w:val="en-GB"/>
        </w:rPr>
        <w:t xml:space="preserve">substantially </w:t>
      </w:r>
      <w:r w:rsidR="006B23CF" w:rsidRPr="00235BC3">
        <w:rPr>
          <w:rFonts w:ascii="Times New Roman" w:hAnsi="Times New Roman" w:cs="Times New Roman"/>
          <w:sz w:val="24"/>
          <w:szCs w:val="24"/>
          <w:lang w:val="en-GB"/>
        </w:rPr>
        <w:t xml:space="preserve">to the global depletion of </w:t>
      </w:r>
      <w:r w:rsidR="001C320F">
        <w:rPr>
          <w:rFonts w:ascii="Times New Roman" w:hAnsi="Times New Roman" w:cs="Times New Roman"/>
          <w:sz w:val="24"/>
          <w:szCs w:val="24"/>
          <w:lang w:val="en-GB"/>
        </w:rPr>
        <w:t xml:space="preserve">some </w:t>
      </w:r>
      <w:r w:rsidR="006B23CF" w:rsidRPr="00235BC3">
        <w:rPr>
          <w:rFonts w:ascii="Times New Roman" w:hAnsi="Times New Roman" w:cs="Times New Roman"/>
          <w:sz w:val="24"/>
          <w:szCs w:val="24"/>
          <w:lang w:val="en-GB"/>
        </w:rPr>
        <w:t>animal populations</w:t>
      </w:r>
      <w:r w:rsidR="00D664F6">
        <w:rPr>
          <w:rFonts w:ascii="Times New Roman" w:hAnsi="Times New Roman" w:cs="Times New Roman"/>
          <w:sz w:val="24"/>
          <w:szCs w:val="24"/>
          <w:lang w:val="en-GB"/>
        </w:rPr>
        <w:t xml:space="preserve"> </w:t>
      </w:r>
      <w:r w:rsidR="00D664F6">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{"citationID":"GobVJeif","properties":{"formattedCitation":"(Grilo et al. 2021)","plainCitation":"(Grilo et al. 2021)","noteIndex":0},"citationItems":[{"id":47046,"uris":["http://zotero.org/users/942300/items/ANVA3BW6"],"itemData":{"id":47046,"type":"article-journal","abstract":"Aim The road network is increasing globally but the consequences of roadkill on the viability of wildlife populations are largely unknown. We provide a framework that allows us to estimate how risk of extinction of local populations increases due to roadkill and to generate a global assessment that identifies which mammalian species are most vulnerable to roadkill and the areas where they occur. Location Global. Time period 1995–2015. Major taxa studied Terrestrial mammals. Methods We introduce a framework to quantify the effect of roadkill on terrestrial mammals worldwide that includes three steps: (a) compilation of roadkill rates to estimate the fraction of a local population killed on the roads, (b) prediction of population risk of extinction based on observed roadkill rates (for a target group of species of conservation concern and non-threatened species with high roadkill rates), and (c) global assessment of vulnerability to roadkill for 4,677 terrestrial mammalian species estimated using phylogenetic regression models that link extinction risk to demographic parameters. Results We identified four populations among the 70 species in the target group that could become extinct in 50 years if observed roadkill levels persist in the study areas: maned wolf Chrysocyon brachyurus (Brazil), little spotted cat Leopardus tigrinus (Brazil), brown hyena Hyaena brunnea (Southern Africa) and leopard Panthera pardus (North India). The global assessment revealed roadkill as an added risk for 2.7% (n = 124) terrestrial mammals, including 83 species Threatened or Near Threatened. We identified regions of concern that have species vulnerable to roadkill with high road densities in areas of South Africa, central and Southeast Asia, and the Andes. Main conclusions Our framework revealed populations of threatened species that require special attention and can be incorporated into management and planning strategies informing road managers and conservation agencies.","container-title":"Global Ecology and Biogeography","DOI":"10.1111/geb.13375","ISSN":"1466-8238","issue":"11","language":"en","license":"© 2021 John Wiley &amp; Sons Ltd","note":"_eprint: https://onlinelibrary.wiley.com/doi/pdf/10.1111/geb.13375","page":"2200-2210","source":"Wiley Online Library","title":"Conservation threats from roadkill in the global road network","volume":"30","author":[{"family":"Grilo","given":"Clara"},{"family":"Borda-de-Água","given":"Luis"},{"family":"Beja","given":"Pedro"},{"family":"Goolsby","given":"Eric"},{"family":"Soanes","given":"Kylie"},{"family":"Roux","given":"Aliza","non-dropping-particle":"le"},{"family":"Koroleva","given":"Elena"},{"family":"Ferreira","given":"Flávio Z."},{"family":"Gagné","given":"Sara A."},{"family":"Wang","given":"Yun"},{"family":"González-Suárez","given":"Manuela"}],"issued":{"date-parts":[["2021"]]}}}],"schema":"https://github.com/citation-style-language/schema/raw/master/csl-citation.json"} </w:instrText>
      </w:r>
      <w:r w:rsidR="00D664F6">
        <w:rPr>
          <w:rFonts w:ascii="Times New Roman" w:hAnsi="Times New Roman" w:cs="Times New Roman"/>
          <w:sz w:val="24"/>
          <w:szCs w:val="24"/>
          <w:lang w:val="en-GB"/>
        </w:rPr>
        <w:fldChar w:fldCharType="separate"/>
      </w:r>
      <w:r w:rsidR="00D664F6" w:rsidRPr="00A739AC">
        <w:rPr>
          <w:rFonts w:ascii="Times New Roman" w:hAnsi="Times New Roman" w:cs="Times New Roman"/>
          <w:sz w:val="24"/>
          <w:lang w:val="en-GB"/>
        </w:rPr>
        <w:t>(Grilo et al. 2021)</w:t>
      </w:r>
      <w:r w:rsidR="00D664F6">
        <w:rPr>
          <w:rFonts w:ascii="Times New Roman" w:hAnsi="Times New Roman" w:cs="Times New Roman"/>
          <w:sz w:val="24"/>
          <w:szCs w:val="24"/>
          <w:lang w:val="en-GB"/>
        </w:rPr>
        <w:fldChar w:fldCharType="end"/>
      </w:r>
      <w:r w:rsidR="001D410C" w:rsidRPr="00235BC3">
        <w:rPr>
          <w:rFonts w:ascii="Times New Roman" w:hAnsi="Times New Roman" w:cs="Times New Roman"/>
          <w:sz w:val="24"/>
          <w:szCs w:val="24"/>
          <w:lang w:val="en-GB"/>
        </w:rPr>
        <w:t>.</w:t>
      </w:r>
      <w:r w:rsidR="00CE244A" w:rsidRPr="00235BC3">
        <w:rPr>
          <w:rFonts w:ascii="Times New Roman" w:hAnsi="Times New Roman" w:cs="Times New Roman"/>
          <w:sz w:val="24"/>
          <w:szCs w:val="24"/>
          <w:lang w:val="en-GB"/>
        </w:rPr>
        <w:t xml:space="preserve"> </w:t>
      </w:r>
      <w:r w:rsidR="00344211" w:rsidRPr="00235BC3">
        <w:rPr>
          <w:rFonts w:ascii="Times New Roman" w:hAnsi="Times New Roman" w:cs="Times New Roman"/>
          <w:sz w:val="24"/>
          <w:szCs w:val="24"/>
          <w:lang w:val="en-GB"/>
        </w:rPr>
        <w:t xml:space="preserve">Quantifying accurately the </w:t>
      </w:r>
      <w:r w:rsidR="00C057DC" w:rsidRPr="00235BC3">
        <w:rPr>
          <w:rFonts w:ascii="Times New Roman" w:hAnsi="Times New Roman" w:cs="Times New Roman"/>
          <w:sz w:val="24"/>
          <w:szCs w:val="24"/>
          <w:lang w:val="en-GB"/>
        </w:rPr>
        <w:t xml:space="preserve">impact of </w:t>
      </w:r>
      <w:r w:rsidR="00391B62" w:rsidRPr="00235BC3">
        <w:rPr>
          <w:rFonts w:ascii="Times New Roman" w:hAnsi="Times New Roman" w:cs="Times New Roman"/>
          <w:sz w:val="24"/>
          <w:szCs w:val="24"/>
          <w:lang w:val="en-GB"/>
        </w:rPr>
        <w:t>roads</w:t>
      </w:r>
      <w:r w:rsidR="00C057DC" w:rsidRPr="00235BC3">
        <w:rPr>
          <w:rFonts w:ascii="Times New Roman" w:hAnsi="Times New Roman" w:cs="Times New Roman"/>
          <w:sz w:val="24"/>
          <w:szCs w:val="24"/>
          <w:lang w:val="en-GB"/>
        </w:rPr>
        <w:t xml:space="preserve"> </w:t>
      </w:r>
      <w:r w:rsidR="00084111" w:rsidRPr="00235BC3">
        <w:rPr>
          <w:rFonts w:ascii="Times New Roman" w:hAnsi="Times New Roman" w:cs="Times New Roman"/>
          <w:sz w:val="24"/>
          <w:szCs w:val="24"/>
          <w:lang w:val="en-GB"/>
        </w:rPr>
        <w:t xml:space="preserve">on wildlife </w:t>
      </w:r>
      <w:r w:rsidR="00C057DC" w:rsidRPr="00235BC3">
        <w:rPr>
          <w:rFonts w:ascii="Times New Roman" w:hAnsi="Times New Roman" w:cs="Times New Roman"/>
          <w:sz w:val="24"/>
          <w:szCs w:val="24"/>
          <w:lang w:val="en-GB"/>
        </w:rPr>
        <w:t>is</w:t>
      </w:r>
      <w:r w:rsidR="00516DAA">
        <w:rPr>
          <w:rFonts w:ascii="Times New Roman" w:hAnsi="Times New Roman" w:cs="Times New Roman"/>
          <w:sz w:val="24"/>
          <w:szCs w:val="24"/>
          <w:lang w:val="en-GB"/>
        </w:rPr>
        <w:t xml:space="preserve"> </w:t>
      </w:r>
      <w:r w:rsidR="000647ED">
        <w:rPr>
          <w:rFonts w:ascii="Times New Roman" w:hAnsi="Times New Roman" w:cs="Times New Roman"/>
          <w:sz w:val="24"/>
          <w:szCs w:val="24"/>
          <w:lang w:val="en-GB"/>
        </w:rPr>
        <w:t xml:space="preserve">however </w:t>
      </w:r>
      <w:r w:rsidR="00C057DC" w:rsidRPr="00235BC3">
        <w:rPr>
          <w:rFonts w:ascii="Times New Roman" w:hAnsi="Times New Roman" w:cs="Times New Roman"/>
          <w:sz w:val="24"/>
          <w:szCs w:val="24"/>
          <w:lang w:val="en-GB"/>
        </w:rPr>
        <w:t>challenging</w:t>
      </w:r>
      <w:r w:rsidR="006E18BE">
        <w:rPr>
          <w:rFonts w:ascii="Times New Roman" w:hAnsi="Times New Roman" w:cs="Times New Roman"/>
          <w:sz w:val="24"/>
          <w:szCs w:val="24"/>
          <w:lang w:val="en-GB"/>
        </w:rPr>
        <w:t>,</w:t>
      </w:r>
      <w:r w:rsidR="00C057DC" w:rsidRPr="00235BC3">
        <w:rPr>
          <w:rFonts w:ascii="Times New Roman" w:hAnsi="Times New Roman" w:cs="Times New Roman"/>
          <w:sz w:val="24"/>
          <w:szCs w:val="24"/>
          <w:lang w:val="en-GB"/>
        </w:rPr>
        <w:t xml:space="preserve"> </w:t>
      </w:r>
      <w:r w:rsidR="00861708">
        <w:rPr>
          <w:rFonts w:ascii="Times New Roman" w:hAnsi="Times New Roman" w:cs="Times New Roman"/>
          <w:sz w:val="24"/>
          <w:szCs w:val="24"/>
          <w:lang w:val="en-GB"/>
        </w:rPr>
        <w:t xml:space="preserve">as are </w:t>
      </w:r>
      <w:r w:rsidR="00523860" w:rsidRPr="00235BC3">
        <w:rPr>
          <w:rFonts w:ascii="Times New Roman" w:hAnsi="Times New Roman" w:cs="Times New Roman"/>
          <w:sz w:val="24"/>
          <w:szCs w:val="24"/>
          <w:lang w:val="en-GB"/>
        </w:rPr>
        <w:t xml:space="preserve">their </w:t>
      </w:r>
      <w:r w:rsidR="00861708">
        <w:rPr>
          <w:rFonts w:ascii="Times New Roman" w:hAnsi="Times New Roman" w:cs="Times New Roman"/>
          <w:sz w:val="24"/>
          <w:szCs w:val="24"/>
          <w:lang w:val="en-GB"/>
        </w:rPr>
        <w:t xml:space="preserve">higher-level consequences for </w:t>
      </w:r>
      <w:r w:rsidR="00523860" w:rsidRPr="00235BC3">
        <w:rPr>
          <w:rFonts w:ascii="Times New Roman" w:hAnsi="Times New Roman" w:cs="Times New Roman"/>
          <w:sz w:val="24"/>
          <w:szCs w:val="24"/>
          <w:lang w:val="en-GB"/>
        </w:rPr>
        <w:t>demographic rates and population densities</w:t>
      </w:r>
      <w:r w:rsidR="00932323" w:rsidRPr="00235BC3">
        <w:rPr>
          <w:rFonts w:ascii="Times New Roman" w:hAnsi="Times New Roman" w:cs="Times New Roman"/>
          <w:sz w:val="24"/>
          <w:szCs w:val="24"/>
          <w:lang w:val="en-GB"/>
        </w:rPr>
        <w:t xml:space="preserve">. </w:t>
      </w:r>
      <w:r w:rsidR="008B3D27">
        <w:rPr>
          <w:rFonts w:ascii="Times New Roman" w:hAnsi="Times New Roman" w:cs="Times New Roman"/>
          <w:sz w:val="24"/>
          <w:szCs w:val="24"/>
          <w:lang w:val="en-GB"/>
        </w:rPr>
        <w:t>In particular, d</w:t>
      </w:r>
      <w:r w:rsidR="008F1921" w:rsidRPr="00235BC3">
        <w:rPr>
          <w:rFonts w:ascii="Times New Roman" w:hAnsi="Times New Roman" w:cs="Times New Roman"/>
          <w:sz w:val="24"/>
          <w:szCs w:val="24"/>
          <w:lang w:val="en-GB"/>
        </w:rPr>
        <w:t xml:space="preserve">irect mortality </w:t>
      </w:r>
      <w:r w:rsidR="00A739AC">
        <w:rPr>
          <w:rFonts w:ascii="Times New Roman" w:hAnsi="Times New Roman" w:cs="Times New Roman"/>
          <w:sz w:val="24"/>
          <w:szCs w:val="24"/>
          <w:lang w:val="en-GB"/>
        </w:rPr>
        <w:t xml:space="preserve">of animals </w:t>
      </w:r>
      <w:r w:rsidR="008F1921" w:rsidRPr="00235BC3">
        <w:rPr>
          <w:rFonts w:ascii="Times New Roman" w:hAnsi="Times New Roman" w:cs="Times New Roman"/>
          <w:sz w:val="24"/>
          <w:szCs w:val="24"/>
          <w:lang w:val="en-GB"/>
        </w:rPr>
        <w:t xml:space="preserve">through </w:t>
      </w:r>
      <w:proofErr w:type="spellStart"/>
      <w:r w:rsidR="008F1921" w:rsidRPr="00235BC3">
        <w:rPr>
          <w:rFonts w:ascii="Times New Roman" w:hAnsi="Times New Roman" w:cs="Times New Roman"/>
          <w:sz w:val="24"/>
          <w:szCs w:val="24"/>
          <w:lang w:val="en-GB"/>
        </w:rPr>
        <w:t>r</w:t>
      </w:r>
      <w:r w:rsidR="00391B62" w:rsidRPr="00235BC3">
        <w:rPr>
          <w:rFonts w:ascii="Times New Roman" w:hAnsi="Times New Roman" w:cs="Times New Roman"/>
          <w:sz w:val="24"/>
          <w:szCs w:val="24"/>
          <w:lang w:val="en-GB"/>
        </w:rPr>
        <w:t>oadkills</w:t>
      </w:r>
      <w:proofErr w:type="spellEnd"/>
      <w:r w:rsidR="00391B62" w:rsidRPr="00235BC3">
        <w:rPr>
          <w:rFonts w:ascii="Times New Roman" w:hAnsi="Times New Roman" w:cs="Times New Roman"/>
          <w:sz w:val="24"/>
          <w:szCs w:val="24"/>
          <w:lang w:val="en-GB"/>
        </w:rPr>
        <w:t xml:space="preserve"> </w:t>
      </w:r>
      <w:r w:rsidR="00680D2B" w:rsidRPr="00235BC3">
        <w:rPr>
          <w:rFonts w:ascii="Times New Roman" w:hAnsi="Times New Roman" w:cs="Times New Roman"/>
          <w:sz w:val="24"/>
          <w:szCs w:val="24"/>
          <w:lang w:val="en-GB"/>
        </w:rPr>
        <w:t>only account for a fraction of the ecological threats posed by the ever-densifying network of roads in developed countries</w:t>
      </w:r>
      <w:r w:rsidR="00A739AC">
        <w:rPr>
          <w:rFonts w:ascii="Times New Roman" w:hAnsi="Times New Roman" w:cs="Times New Roman"/>
          <w:sz w:val="24"/>
          <w:szCs w:val="24"/>
          <w:lang w:val="en-GB"/>
        </w:rPr>
        <w:t>.</w:t>
      </w:r>
      <w:r w:rsidR="001E2BFD" w:rsidRPr="00235BC3">
        <w:rPr>
          <w:rFonts w:ascii="Times New Roman" w:hAnsi="Times New Roman" w:cs="Times New Roman"/>
          <w:sz w:val="24"/>
          <w:szCs w:val="24"/>
          <w:lang w:val="en-GB"/>
        </w:rPr>
        <w:t xml:space="preserve"> </w:t>
      </w:r>
      <w:r w:rsidR="00A739AC">
        <w:rPr>
          <w:rFonts w:ascii="Times New Roman" w:hAnsi="Times New Roman" w:cs="Times New Roman"/>
          <w:sz w:val="24"/>
          <w:szCs w:val="24"/>
          <w:lang w:val="en-GB"/>
        </w:rPr>
        <w:t>A</w:t>
      </w:r>
      <w:r w:rsidR="001E2BFD" w:rsidRPr="00235BC3">
        <w:rPr>
          <w:rFonts w:ascii="Times New Roman" w:hAnsi="Times New Roman" w:cs="Times New Roman"/>
          <w:sz w:val="24"/>
          <w:szCs w:val="24"/>
          <w:lang w:val="en-GB"/>
        </w:rPr>
        <w:t>s such</w:t>
      </w:r>
      <w:r w:rsidR="00A739AC">
        <w:rPr>
          <w:rFonts w:ascii="Times New Roman" w:hAnsi="Times New Roman" w:cs="Times New Roman"/>
          <w:sz w:val="24"/>
          <w:szCs w:val="24"/>
          <w:lang w:val="en-GB"/>
        </w:rPr>
        <w:t>, it</w:t>
      </w:r>
      <w:r w:rsidR="001E2BFD" w:rsidRPr="00235BC3">
        <w:rPr>
          <w:rFonts w:ascii="Times New Roman" w:hAnsi="Times New Roman" w:cs="Times New Roman"/>
          <w:sz w:val="24"/>
          <w:szCs w:val="24"/>
          <w:lang w:val="en-GB"/>
        </w:rPr>
        <w:t xml:space="preserve"> probably ha</w:t>
      </w:r>
      <w:r w:rsidR="00A739AC">
        <w:rPr>
          <w:rFonts w:ascii="Times New Roman" w:hAnsi="Times New Roman" w:cs="Times New Roman"/>
          <w:sz w:val="24"/>
          <w:szCs w:val="24"/>
          <w:lang w:val="en-GB"/>
        </w:rPr>
        <w:t>s</w:t>
      </w:r>
      <w:r w:rsidR="001E2BFD" w:rsidRPr="00235BC3">
        <w:rPr>
          <w:rFonts w:ascii="Times New Roman" w:hAnsi="Times New Roman" w:cs="Times New Roman"/>
          <w:sz w:val="24"/>
          <w:szCs w:val="24"/>
          <w:lang w:val="en-GB"/>
        </w:rPr>
        <w:t xml:space="preserve"> a limited impact on </w:t>
      </w:r>
      <w:r w:rsidR="00984A4A">
        <w:rPr>
          <w:rFonts w:ascii="Times New Roman" w:hAnsi="Times New Roman" w:cs="Times New Roman"/>
          <w:sz w:val="24"/>
          <w:szCs w:val="24"/>
          <w:lang w:val="en-GB"/>
        </w:rPr>
        <w:t xml:space="preserve">most common species’ </w:t>
      </w:r>
      <w:r w:rsidR="001E2BFD" w:rsidRPr="00235BC3">
        <w:rPr>
          <w:rFonts w:ascii="Times New Roman" w:hAnsi="Times New Roman" w:cs="Times New Roman"/>
          <w:sz w:val="24"/>
          <w:szCs w:val="24"/>
          <w:lang w:val="en-GB"/>
        </w:rPr>
        <w:t>population sizes</w:t>
      </w:r>
      <w:r w:rsidR="004411AD" w:rsidRPr="00235BC3">
        <w:rPr>
          <w:rFonts w:ascii="Times New Roman" w:hAnsi="Times New Roman" w:cs="Times New Roman"/>
          <w:sz w:val="24"/>
          <w:szCs w:val="24"/>
          <w:lang w:val="en-GB"/>
        </w:rPr>
        <w:t xml:space="preserve"> </w:t>
      </w:r>
      <w:r w:rsidR="005B0006">
        <w:rPr>
          <w:rFonts w:ascii="Times New Roman" w:hAnsi="Times New Roman" w:cs="Times New Roman"/>
          <w:sz w:val="24"/>
          <w:szCs w:val="24"/>
          <w:lang w:val="en-GB"/>
        </w:rPr>
        <w:t xml:space="preserve">beyond local inflations of the baseline mortality rate or disruption of dispersal corridors </w:t>
      </w:r>
      <w:r w:rsidR="004411AD"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{"citationID":"cIpVltPv","properties":{"formattedCitation":"(Forman and Alexander 1998, Kang et al. 2016, Gonz\\uc0\\u225{}lez-Su\\uc0\\u225{}rez et al. 2018)","plainCitation":"(Forman and Alexander 1998, Kang et al. 2016, González-Suárez et al. 2018)","noteIndex":0},"citationItems":[{"id":47050,"uris":["http://zotero.org/users/942300/items/NQNRV3Z4"],"itemData":{"id":47050,"type":"article-journal","abstract":"A huge road network with vehicles ramifies across the land, representing a surprising frontier of ecology. Species-rich roadsides are conduits for few species. Roadkills are a premier mortality source, yet except for local spots, rates rarely limit population size. Road avoidance, especially due to traffic noise, has a greater ecological impact. The still-more-important barrier effect subdivides populations, with demographic and probably genetic consequences. Road networks crossing landscapes cause local hydrologic and erosion effects, whereas stream networks and distant valleys receive major peak-flow and sediment impacts. Chemical effects mainly occur near roads. Road networks interrupt horizontal ecological flows, alter landscape spatial pattern, and therefore inhibit important interior species. Thus, road density and network structure are informative landscape ecology assays. Australia has huge road-reserve networks of native vegetation, whereas the Dutch have tunnels and overpasses perforating road barriers to enhance ecological flows. Based on road-effect zones, an estimated 15-20% of the United States is ecologically impacted by roads.","container-title":"Annual Review of Ecology and Systematics","ISSN":"0066-4162","note":"publisher: Annual Reviews","page":"207-C2","source":"JSTOR","title":"Roads and Their Major Ecological Effects","volume":"29","author":[{"family":"Forman","given":"Richard T. T."},{"family":"Alexander","given":"Lauren E."}],"issued":{"date-parts":[["1998"]]}}},{"id":47041,"uris":["http://zotero.org/users/942300/items/TQFIRT4B"],"itemData":{"id":47041,"type":"article-journal","abstract":"Fragmentation of wildlife habitat by road development is a major threat to biodiversity. Hence, conservation and enhancement of habitat connectivity in roaded landscapes are crucial for effectively maintaining long-term persistence of ecological processes, such as gene flow and migration. Using multivariate statistical techniques combined with graph theoretical methods, we investigated the influence of road-crossing habitat connectivity and road-related features on roadkill abundance of forest mammals in protected areas of South Korea. Because species have different dispersal abilities and thus connectivity would differ between them, we explored three different groups of road-killed mammals, categorized as small, intermediate, and large ones. We found that in all three mammal groups, roadkills are increased on roads that intersect high-connectivity routes. Furthermore, the effect of habitat connectivity on roadkill abundance was scale-dependent. The roadkill abundances of small, intermediate, and large mammals were related with connectivity measured at scales ranging between 100 and 300 m, between 5 and 7 km, and between 10 and 25 km, respectively. Our finding with regard to scale-dependency highlights the importance of maintaining movement and connectivity across roads at multiple scales based on the dispersal potential of different species when planning conservation strategies for forest mammalian roadkill mitigation.","container-title":"Biodiversity and Conservation","DOI":"10.1007/s10531-016-1194-7","ISSN":"1572-9710","issue":"13","journalAbbreviation":"Biodivers Conserv","language":"en","page":"2673-2686","source":"Springer Link","title":"Forest mammal roadkills as related to habitat connectivity in protected areas","volume":"25","author":[{"family":"Kang","given":"Wanmo"},{"family":"Minor","given":"Emily S."},{"family":"Woo","given":"Donggul"},{"family":"Lee","given":"Dowon"},{"family":"Park","given":"Chan-Ryul"}],"issued":{"date-parts":[["2016",12,1]]}}},{"id":47057,"uris":["http://zotero.org/users/942300/items/XLPLLPWN"],"itemData":{"id":47057,"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4411AD" w:rsidRPr="00235BC3">
        <w:rPr>
          <w:rFonts w:ascii="Times New Roman" w:hAnsi="Times New Roman" w:cs="Times New Roman"/>
          <w:sz w:val="24"/>
          <w:szCs w:val="24"/>
          <w:lang w:val="en-GB"/>
        </w:rPr>
        <w:fldChar w:fldCharType="separate"/>
      </w:r>
      <w:r w:rsidR="00A74D92" w:rsidRPr="00A74D92">
        <w:rPr>
          <w:rFonts w:ascii="Times New Roman" w:hAnsi="Times New Roman" w:cs="Times New Roman"/>
          <w:sz w:val="24"/>
          <w:lang w:val="en-GB"/>
        </w:rPr>
        <w:t>(Forman and Alexander 1998, Kang et al. 2016, González-Suárez et al. 2018)</w:t>
      </w:r>
      <w:r w:rsidR="004411AD" w:rsidRPr="00235BC3">
        <w:rPr>
          <w:rFonts w:ascii="Times New Roman" w:hAnsi="Times New Roman" w:cs="Times New Roman"/>
          <w:sz w:val="24"/>
          <w:szCs w:val="24"/>
          <w:lang w:val="en-GB"/>
        </w:rPr>
        <w:fldChar w:fldCharType="end"/>
      </w:r>
      <w:r w:rsidR="00351EBD" w:rsidRPr="00A74D92">
        <w:rPr>
          <w:rFonts w:ascii="Times New Roman" w:hAnsi="Times New Roman" w:cs="Times New Roman"/>
          <w:sz w:val="24"/>
          <w:szCs w:val="24"/>
          <w:lang w:val="en-GB"/>
        </w:rPr>
        <w:t>.</w:t>
      </w:r>
      <w:r w:rsidR="0007344A" w:rsidRPr="00A74D92">
        <w:rPr>
          <w:rFonts w:ascii="Times New Roman" w:hAnsi="Times New Roman" w:cs="Times New Roman"/>
          <w:sz w:val="24"/>
          <w:szCs w:val="24"/>
          <w:lang w:val="en-GB"/>
        </w:rPr>
        <w:t xml:space="preserve"> </w:t>
      </w:r>
      <w:r w:rsidR="00A74D92" w:rsidRPr="00A74D92">
        <w:rPr>
          <w:rFonts w:ascii="Times New Roman" w:hAnsi="Times New Roman" w:cs="Times New Roman"/>
          <w:sz w:val="24"/>
          <w:szCs w:val="24"/>
          <w:lang w:val="en-GB"/>
        </w:rPr>
        <w:t>Ne</w:t>
      </w:r>
      <w:r w:rsidR="00A74D92">
        <w:rPr>
          <w:rFonts w:ascii="Times New Roman" w:hAnsi="Times New Roman" w:cs="Times New Roman"/>
          <w:sz w:val="24"/>
          <w:szCs w:val="24"/>
          <w:lang w:val="en-GB"/>
        </w:rPr>
        <w:t>vertheless</w:t>
      </w:r>
      <w:r w:rsidR="005B0006" w:rsidRPr="00A74D92">
        <w:rPr>
          <w:rFonts w:ascii="Times New Roman" w:hAnsi="Times New Roman" w:cs="Times New Roman"/>
          <w:sz w:val="24"/>
          <w:szCs w:val="24"/>
          <w:lang w:val="en-GB"/>
        </w:rPr>
        <w:t xml:space="preserve">, </w:t>
      </w:r>
      <w:proofErr w:type="spellStart"/>
      <w:r w:rsidR="00A74D92">
        <w:rPr>
          <w:rFonts w:ascii="Times New Roman" w:hAnsi="Times New Roman" w:cs="Times New Roman"/>
          <w:sz w:val="24"/>
          <w:szCs w:val="24"/>
          <w:lang w:val="en-GB"/>
        </w:rPr>
        <w:t>roadkills</w:t>
      </w:r>
      <w:proofErr w:type="spellEnd"/>
      <w:r w:rsidR="00A74D92">
        <w:rPr>
          <w:rFonts w:ascii="Times New Roman" w:hAnsi="Times New Roman" w:cs="Times New Roman"/>
          <w:sz w:val="24"/>
          <w:szCs w:val="24"/>
          <w:lang w:val="en-GB"/>
        </w:rPr>
        <w:t xml:space="preserve"> </w:t>
      </w:r>
      <w:r w:rsidR="005B0006" w:rsidRPr="00A74D92">
        <w:rPr>
          <w:rFonts w:ascii="Times New Roman" w:hAnsi="Times New Roman" w:cs="Times New Roman"/>
          <w:sz w:val="24"/>
          <w:szCs w:val="24"/>
          <w:lang w:val="en-GB"/>
        </w:rPr>
        <w:t xml:space="preserve">trigger concern from public authorities in charge of </w:t>
      </w:r>
      <w:r w:rsidR="0088250C">
        <w:rPr>
          <w:rFonts w:ascii="Times New Roman" w:hAnsi="Times New Roman" w:cs="Times New Roman"/>
          <w:sz w:val="24"/>
          <w:szCs w:val="24"/>
          <w:lang w:val="en-GB"/>
        </w:rPr>
        <w:t xml:space="preserve">transportation </w:t>
      </w:r>
      <w:r w:rsidR="005B0006" w:rsidRPr="00A74D92">
        <w:rPr>
          <w:rFonts w:ascii="Times New Roman" w:hAnsi="Times New Roman" w:cs="Times New Roman"/>
          <w:sz w:val="24"/>
          <w:szCs w:val="24"/>
          <w:lang w:val="en-GB"/>
        </w:rPr>
        <w:t xml:space="preserve">infrastructure because of the road safety issues involved by collisions with </w:t>
      </w:r>
      <w:r w:rsidR="005B0006" w:rsidRPr="00A74D92">
        <w:rPr>
          <w:rFonts w:ascii="Times New Roman" w:hAnsi="Times New Roman" w:cs="Times New Roman"/>
          <w:sz w:val="24"/>
          <w:szCs w:val="24"/>
          <w:lang w:val="en-GB"/>
        </w:rPr>
        <w:lastRenderedPageBreak/>
        <w:t xml:space="preserve">large animals. </w:t>
      </w:r>
      <w:r w:rsidR="005B0006">
        <w:rPr>
          <w:rFonts w:ascii="Times New Roman" w:hAnsi="Times New Roman" w:cs="Times New Roman"/>
          <w:sz w:val="24"/>
          <w:szCs w:val="24"/>
          <w:lang w:val="en-GB"/>
        </w:rPr>
        <w:t xml:space="preserve">Furthermore, </w:t>
      </w:r>
      <w:proofErr w:type="spellStart"/>
      <w:r w:rsidR="005B0006">
        <w:rPr>
          <w:rFonts w:ascii="Times New Roman" w:hAnsi="Times New Roman" w:cs="Times New Roman"/>
          <w:sz w:val="24"/>
          <w:szCs w:val="24"/>
          <w:lang w:val="en-GB"/>
        </w:rPr>
        <w:t>roadkills</w:t>
      </w:r>
      <w:proofErr w:type="spellEnd"/>
      <w:r w:rsidR="005B0006">
        <w:rPr>
          <w:rFonts w:ascii="Times New Roman" w:hAnsi="Times New Roman" w:cs="Times New Roman"/>
          <w:sz w:val="24"/>
          <w:szCs w:val="24"/>
          <w:lang w:val="en-GB"/>
        </w:rPr>
        <w:t xml:space="preserve"> are conspicuous to the general public and relatively easier to monitor </w:t>
      </w:r>
      <w:r w:rsidR="0007344A" w:rsidRPr="00235BC3">
        <w:rPr>
          <w:rFonts w:ascii="Times New Roman" w:hAnsi="Times New Roman" w:cs="Times New Roman"/>
          <w:sz w:val="24"/>
          <w:szCs w:val="24"/>
          <w:lang w:val="en-GB"/>
        </w:rPr>
        <w:t>as compared with less direct impacts of roads on wildlife caused by connectivity disruptions, air or acoustic pollution.</w:t>
      </w:r>
      <w:r w:rsidR="00EB78C4">
        <w:rPr>
          <w:rFonts w:ascii="Times New Roman" w:hAnsi="Times New Roman" w:cs="Times New Roman"/>
          <w:sz w:val="24"/>
          <w:szCs w:val="24"/>
          <w:lang w:val="en-GB"/>
        </w:rPr>
        <w:t xml:space="preserve"> </w:t>
      </w:r>
      <w:r w:rsidR="00901979" w:rsidRPr="00235BC3">
        <w:rPr>
          <w:rFonts w:ascii="Times New Roman" w:hAnsi="Times New Roman" w:cs="Times New Roman"/>
          <w:sz w:val="24"/>
          <w:szCs w:val="24"/>
          <w:lang w:val="en-GB"/>
        </w:rPr>
        <w:t>M</w:t>
      </w:r>
      <w:r w:rsidR="00326320" w:rsidRPr="00235BC3">
        <w:rPr>
          <w:rFonts w:ascii="Times New Roman" w:hAnsi="Times New Roman" w:cs="Times New Roman"/>
          <w:sz w:val="24"/>
          <w:szCs w:val="24"/>
          <w:lang w:val="en-GB"/>
        </w:rPr>
        <w:t xml:space="preserve">itigation actions </w:t>
      </w:r>
      <w:r w:rsidR="00846292" w:rsidRPr="00235BC3">
        <w:rPr>
          <w:rFonts w:ascii="Times New Roman" w:hAnsi="Times New Roman" w:cs="Times New Roman"/>
          <w:sz w:val="24"/>
          <w:szCs w:val="24"/>
          <w:lang w:val="en-GB"/>
        </w:rPr>
        <w:t xml:space="preserve">have </w:t>
      </w:r>
      <w:r w:rsidR="00F63150">
        <w:rPr>
          <w:rFonts w:ascii="Times New Roman" w:hAnsi="Times New Roman" w:cs="Times New Roman"/>
          <w:sz w:val="24"/>
          <w:szCs w:val="24"/>
          <w:lang w:val="en-GB"/>
        </w:rPr>
        <w:t xml:space="preserve">thus </w:t>
      </w:r>
      <w:r w:rsidR="00846292" w:rsidRPr="00235BC3">
        <w:rPr>
          <w:rFonts w:ascii="Times New Roman" w:hAnsi="Times New Roman" w:cs="Times New Roman"/>
          <w:sz w:val="24"/>
          <w:szCs w:val="24"/>
          <w:lang w:val="en-GB"/>
        </w:rPr>
        <w:t xml:space="preserve">been </w:t>
      </w:r>
      <w:r w:rsidR="00901979" w:rsidRPr="00235BC3">
        <w:rPr>
          <w:rFonts w:ascii="Times New Roman" w:hAnsi="Times New Roman" w:cs="Times New Roman"/>
          <w:sz w:val="24"/>
          <w:szCs w:val="24"/>
          <w:lang w:val="en-GB"/>
        </w:rPr>
        <w:t xml:space="preserve">engaged, but they </w:t>
      </w:r>
      <w:r w:rsidR="00753E8A" w:rsidRPr="00235BC3">
        <w:rPr>
          <w:rFonts w:ascii="Times New Roman" w:hAnsi="Times New Roman" w:cs="Times New Roman"/>
          <w:sz w:val="24"/>
          <w:szCs w:val="24"/>
          <w:lang w:val="en-GB"/>
        </w:rPr>
        <w:t xml:space="preserve">appear heterogeneously </w:t>
      </w:r>
      <w:r w:rsidR="00530BF0">
        <w:rPr>
          <w:rFonts w:ascii="Times New Roman" w:hAnsi="Times New Roman" w:cs="Times New Roman"/>
          <w:sz w:val="24"/>
          <w:szCs w:val="24"/>
          <w:lang w:val="en-GB"/>
        </w:rPr>
        <w:t xml:space="preserve">effective </w:t>
      </w:r>
      <w:r w:rsidR="006711E4" w:rsidRPr="00235BC3">
        <w:rPr>
          <w:rFonts w:ascii="Times New Roman" w:hAnsi="Times New Roman" w:cs="Times New Roman"/>
          <w:sz w:val="24"/>
          <w:szCs w:val="24"/>
          <w:lang w:val="en-GB"/>
        </w:rPr>
        <w:t xml:space="preserve">and </w:t>
      </w:r>
      <w:r w:rsidR="00C85A2B" w:rsidRPr="00235BC3">
        <w:rPr>
          <w:rFonts w:ascii="Times New Roman" w:hAnsi="Times New Roman" w:cs="Times New Roman"/>
          <w:sz w:val="24"/>
          <w:szCs w:val="24"/>
          <w:lang w:val="en-GB"/>
        </w:rPr>
        <w:t>insufficiently evaluated</w:t>
      </w:r>
      <w:r w:rsidR="00326320" w:rsidRPr="00235BC3">
        <w:rPr>
          <w:rFonts w:ascii="Times New Roman" w:hAnsi="Times New Roman" w:cs="Times New Roman"/>
          <w:sz w:val="24"/>
          <w:szCs w:val="24"/>
          <w:lang w:val="en-GB"/>
        </w:rPr>
        <w:t xml:space="preserve"> </w:t>
      </w:r>
      <w:r w:rsidR="00F64CC6" w:rsidRPr="00235BC3">
        <w:rPr>
          <w:rFonts w:ascii="Times New Roman" w:hAnsi="Times New Roman" w:cs="Times New Roman"/>
          <w:sz w:val="24"/>
          <w:szCs w:val="24"/>
          <w:lang w:val="en-GB"/>
        </w:rPr>
        <w:fldChar w:fldCharType="begin"/>
      </w:r>
      <w:r w:rsidR="00D96CB1">
        <w:rPr>
          <w:rFonts w:ascii="Times New Roman" w:hAnsi="Times New Roman" w:cs="Times New Roman"/>
          <w:sz w:val="24"/>
          <w:szCs w:val="24"/>
          <w:lang w:val="en-GB"/>
        </w:rPr>
        <w:instrText xml:space="preserve"> ADDIN ZOTERO_ITEM CSL_CITATION {"citationID":"phVRbLH2","properties":{"formattedCitation":"(Rytwinski et al. 2016a, Coulson and Bender 2019)","plainCitation":"(Rytwinski et al. 2016a, Coulson and Bender 2019)","noteIndex":0},"citationItems":[{"id":47051,"uris":["http://zotero.org/users/942300/items/QBX256WB"],"itemData":{"id":47051,"type":"article-journal","abstract":"Road traffic kills hundreds of millions of animals every year, posing a critical threat to the populations of many species. To address this problem there are more than forty types of road mitigation measures available that aim to reduce wildlife mortality on roads (road-kill). For road planners, deciding on what mitigation method to use has been problematic because there is little good information about the relative effectiveness of these measures in reducing road-kill, and the costs of these measures vary greatly. We conducted a meta-analysis using data from 50 studies that quantified the relationship between road-kill and a mitigation measure designed to reduce road-kill. Overall, mitigation measures reduce road-kill by 40% compared to controls. Fences, with or without crossing structures, reduce road-kill by 54%. We found no detectable effect on road-kill of crossing structures without fencing. We found that comparatively expensive mitigation measures reduce large mammal road-kill much more than inexpensive measures. For example, the combination of fencing and crossing structures led to an 83% reduction in road-kill of large mammals, compared to a 57% reduction for animal detection systems, and only a 1% for wildlife reflectors. We suggest that inexpensive measures such as reflectors should not be used until and unless their effectiveness is tested using a high-quality experimental approach. Our meta-analysis also highlights the fact that there are insufficient data to answer many of the most pressing questions that road planners ask about the effectiveness of road mitigation measures, such as whether other less common mitigation measures (e.g., measures to reduce traffic volume and/or speed) reduce road mortality, or to what extent the attributes of crossing structures and fences influence their effectiveness. To improve evaluations of mitigation effectiveness, studies should incorporate data collection before the mitigation is applied, and we recommend a minimum study duration of four years for Before-After, and a minimum of either four years or four sites for Before-After-Control-Impact designs.","container-title":"PLOS ONE","DOI":"10.1371/journal.pone.0166941","ISSN":"1932-6203","issue":"11","journalAbbreviation":"PLOS ONE","language":"en","note":"publisher: Public Library of Science","page":"e0166941","source":"PLoS Journals","title":"How Effective Is Road Mitigation at Reducing Road-Kill? A Meta-Analysis","title-short":"How Effective Is Road Mitigation at Reducing Road-Kill?","volume":"11","author":[{"family":"Rytwinski","given":"Trina"},{"family":"Soanes","given":"Kylie"},{"family":"Jaeger","given":"Jochen A. G."},{"family":"Fahrig","given":"Lenore"},{"family":"Findlay","given":"C. Scott"},{"family":"Houlahan","given":"Jeff"},{"family":"Ree","given":"Rodney","dropping-particle":"van der"},{"family":"Grift","given":"Edgar A.","dropping-particle":"van der"}],"issued":{"date-parts":[["2016",11,21]]}}},{"id":47052,"uris":["http://zotero.org/users/942300/items/44SX5SD7"],"itemData":{"id":47052,"type":"article-journal","abstract":"In a recent publication, Fox et al. (2019) described a three-year trial of a ‘virtual fence’ installed to reduce wildlife roadkills in north-eastern Tasmania. The authors reported a 50% reduction in total roadkills, concluding that the ‘virtual fence’ had the potential to substantially reduce roadkill rates. The field of roadkill mitigation has a long history of promising techniques that are ultimately found wanting, so we evaluated the conceptual basis of the ‘virtual fence’ and the design and analysis of the trial. Of the two stimuli emitted by the ‘virtual fence’, its lights only partly match the sensory capabilities of the target species, its sound frequency is suitable but the intensity is unknown, and both stimuli are artificial and lack biological significance, so will be prone to habituation once novelty wanes. The trial, conducted in three phases, revealed a total of eight methodological flaws ranging from imprecise measurements, confounding effects of treatments, low statistical power, violation of test assumptions and failure to consider habituation. Greater caution is needed in interpreting the findings of this study, and well designed, long-term trials are required to properly assess the ‘virtual fence’.","container-title":"Australian Mammalogy","DOI":"10.1071/AM19009","ISSN":"1836-7402","issue":"1","journalAbbreviation":"Aust. Mammalogy","language":"en","note":"publisher: CSIRO PUBLISHING","page":"122-130","source":"www.publish.csiro.au","title":"Roadkill mitigation is paved with good intentions: a critique of Fox et al. (2019)","title-short":"Roadkill mitigation is paved with good intentions","volume":"42","author":[{"family":"Coulson","given":"Graeme"},{"family":"Bender","given":"Helena"}],"issued":{"date-parts":[["2019",6,27]]}}}],"schema":"https://github.com/citation-style-language/schema/raw/master/csl-citation.json"} </w:instrText>
      </w:r>
      <w:r w:rsidR="00F64CC6" w:rsidRPr="00235BC3">
        <w:rPr>
          <w:rFonts w:ascii="Times New Roman" w:hAnsi="Times New Roman" w:cs="Times New Roman"/>
          <w:sz w:val="24"/>
          <w:szCs w:val="24"/>
          <w:lang w:val="en-GB"/>
        </w:rPr>
        <w:fldChar w:fldCharType="separate"/>
      </w:r>
      <w:r w:rsidR="00D96CB1" w:rsidRPr="00D96CB1">
        <w:rPr>
          <w:rFonts w:ascii="Times New Roman" w:hAnsi="Times New Roman" w:cs="Times New Roman"/>
          <w:sz w:val="24"/>
        </w:rPr>
        <w:t>(Rytwinski et al. 2016a, Coulson and Bender 2019)</w:t>
      </w:r>
      <w:r w:rsidR="00F64CC6" w:rsidRPr="00235BC3">
        <w:rPr>
          <w:rFonts w:ascii="Times New Roman" w:hAnsi="Times New Roman" w:cs="Times New Roman"/>
          <w:sz w:val="24"/>
          <w:szCs w:val="24"/>
          <w:lang w:val="en-GB"/>
        </w:rPr>
        <w:fldChar w:fldCharType="end"/>
      </w:r>
      <w:r w:rsidR="00326320" w:rsidRPr="00235BC3">
        <w:rPr>
          <w:rFonts w:ascii="Times New Roman" w:hAnsi="Times New Roman" w:cs="Times New Roman"/>
          <w:sz w:val="24"/>
          <w:szCs w:val="24"/>
          <w:lang w:val="en-GB"/>
        </w:rPr>
        <w:t>.</w:t>
      </w:r>
      <w:r w:rsidR="00E12570" w:rsidRPr="00235BC3">
        <w:rPr>
          <w:rFonts w:ascii="Times New Roman" w:hAnsi="Times New Roman" w:cs="Times New Roman"/>
          <w:sz w:val="24"/>
          <w:szCs w:val="24"/>
          <w:lang w:val="en-GB"/>
        </w:rPr>
        <w:t xml:space="preserve"> </w:t>
      </w:r>
      <w:r w:rsidR="00235135">
        <w:rPr>
          <w:rFonts w:ascii="Times New Roman" w:hAnsi="Times New Roman" w:cs="Times New Roman"/>
          <w:sz w:val="24"/>
          <w:szCs w:val="24"/>
          <w:lang w:val="en-GB"/>
        </w:rPr>
        <w:t xml:space="preserve">They typically include </w:t>
      </w:r>
      <w:r w:rsidR="00922DC0" w:rsidRPr="00235BC3">
        <w:rPr>
          <w:rFonts w:ascii="Times New Roman" w:hAnsi="Times New Roman" w:cs="Times New Roman"/>
          <w:sz w:val="24"/>
          <w:szCs w:val="24"/>
          <w:lang w:val="en-GB"/>
        </w:rPr>
        <w:t xml:space="preserve">fences and wildlife crossings, </w:t>
      </w:r>
      <w:r w:rsidR="00235135">
        <w:rPr>
          <w:rFonts w:ascii="Times New Roman" w:hAnsi="Times New Roman" w:cs="Times New Roman"/>
          <w:sz w:val="24"/>
          <w:szCs w:val="24"/>
          <w:lang w:val="en-GB"/>
        </w:rPr>
        <w:t xml:space="preserve">which </w:t>
      </w:r>
      <w:r w:rsidR="00397079" w:rsidRPr="00235BC3">
        <w:rPr>
          <w:rFonts w:ascii="Times New Roman" w:hAnsi="Times New Roman" w:cs="Times New Roman"/>
          <w:sz w:val="24"/>
          <w:szCs w:val="24"/>
          <w:lang w:val="en-GB"/>
        </w:rPr>
        <w:t xml:space="preserve">are </w:t>
      </w:r>
      <w:r w:rsidR="00922DC0" w:rsidRPr="00235BC3">
        <w:rPr>
          <w:rFonts w:ascii="Times New Roman" w:hAnsi="Times New Roman" w:cs="Times New Roman"/>
          <w:sz w:val="24"/>
          <w:szCs w:val="24"/>
          <w:lang w:val="en-GB"/>
        </w:rPr>
        <w:t>costly</w:t>
      </w:r>
      <w:r w:rsidR="000F39CC" w:rsidRPr="00235BC3">
        <w:rPr>
          <w:rFonts w:ascii="Times New Roman" w:hAnsi="Times New Roman" w:cs="Times New Roman"/>
          <w:sz w:val="24"/>
          <w:szCs w:val="24"/>
          <w:lang w:val="en-GB"/>
        </w:rPr>
        <w:t xml:space="preserve"> and sometimes technically challenging to set up.</w:t>
      </w:r>
      <w:r w:rsidR="00754D38">
        <w:rPr>
          <w:rFonts w:ascii="Times New Roman" w:hAnsi="Times New Roman" w:cs="Times New Roman"/>
          <w:sz w:val="24"/>
          <w:szCs w:val="24"/>
          <w:lang w:val="en-GB"/>
        </w:rPr>
        <w:t xml:space="preserve"> </w:t>
      </w:r>
      <w:r w:rsidR="009C1D09">
        <w:rPr>
          <w:rFonts w:ascii="Times New Roman" w:hAnsi="Times New Roman" w:cs="Times New Roman"/>
          <w:sz w:val="24"/>
          <w:szCs w:val="24"/>
          <w:lang w:val="en-GB"/>
        </w:rPr>
        <w:t>T</w:t>
      </w:r>
      <w:r w:rsidR="00922DC0" w:rsidRPr="00235BC3">
        <w:rPr>
          <w:rFonts w:ascii="Times New Roman" w:hAnsi="Times New Roman" w:cs="Times New Roman"/>
          <w:sz w:val="24"/>
          <w:szCs w:val="24"/>
          <w:lang w:val="en-GB"/>
        </w:rPr>
        <w:t xml:space="preserve">heir </w:t>
      </w:r>
      <w:r w:rsidR="00AB2B66">
        <w:rPr>
          <w:rFonts w:ascii="Times New Roman" w:hAnsi="Times New Roman" w:cs="Times New Roman"/>
          <w:sz w:val="24"/>
          <w:szCs w:val="24"/>
          <w:lang w:val="en-GB"/>
        </w:rPr>
        <w:t xml:space="preserve">location </w:t>
      </w:r>
      <w:r w:rsidR="009C1D09">
        <w:rPr>
          <w:rFonts w:ascii="Times New Roman" w:hAnsi="Times New Roman" w:cs="Times New Roman"/>
          <w:sz w:val="24"/>
          <w:szCs w:val="24"/>
          <w:lang w:val="en-GB"/>
        </w:rPr>
        <w:t>along road networks thus need to be carefully planned</w:t>
      </w:r>
      <w:r w:rsidR="003C4B1A">
        <w:rPr>
          <w:rFonts w:ascii="Times New Roman" w:hAnsi="Times New Roman" w:cs="Times New Roman"/>
          <w:sz w:val="24"/>
          <w:szCs w:val="24"/>
          <w:lang w:val="en-GB"/>
        </w:rPr>
        <w:t xml:space="preserve"> </w:t>
      </w:r>
      <w:r w:rsidR="00022C51">
        <w:rPr>
          <w:rFonts w:ascii="Times New Roman" w:hAnsi="Times New Roman" w:cs="Times New Roman"/>
          <w:sz w:val="24"/>
          <w:szCs w:val="24"/>
          <w:highlight w:val="yellow"/>
          <w:lang w:val="en-GB"/>
        </w:rPr>
        <w:fldChar w:fldCharType="begin"/>
      </w:r>
      <w:r w:rsidR="006D313E">
        <w:rPr>
          <w:rFonts w:ascii="Times New Roman" w:hAnsi="Times New Roman" w:cs="Times New Roman"/>
          <w:sz w:val="24"/>
          <w:szCs w:val="24"/>
          <w:highlight w:val="yellow"/>
          <w:lang w:val="en-GB"/>
        </w:rPr>
        <w:instrText xml:space="preserve"> ADDIN ZOTERO_ITEM CSL_CITATION {"citationID":"piueESBf","properties":{"formattedCitation":"(van der Grift et al. 2013, Polak et al. 2014, Ascens\\uc0\\u227{}o et al. 2021)","plainCitation":"(van der Grift et al. 2013, Polak et al. 2014, Ascensão et al. 2021)","noteIndex":0},"citationItems":[{"id":47029,"uris":["http://zotero.org/users/942300/items/GAY8I77K"],"itemData":{"id":47029,"type":"article-journal","abstract":"The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Francisco"},{"family":"Olson","given":"Leif"}],"issued":{"date-parts":[["2013",2,1]]}}},{"id":22000,"uris":["http://zotero.org/users/942300/items/VLNSY9H2"],"itemData":{"id":22000,"type":"article-journal","abstract":"Roads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P."}],"issued":{"date-parts":[["2014"]]}}},{"id":50546,"uris":["http://zotero.org/users/942300/items/EH8PCKYJ"],"itemData":{"id":50546,"type":"article-journal","abstract":"Wildlife vehicle collisions (WVC) are a threat to wildlife and humans, killing millions of animals of numerous species, as well as causing significant damage to vehicles, drivers and passengers. Road fencing is a highly effective mitigation measure at reducing WVC, however its large-scale implementation requires a high investment. We questioned how long it would take for savings from avoided collisions to offset the investments in road fencing mitigation, focusing on vehicle damage costs. Using the information of a 3-year systematic roadkill monitoring of 1158 km in Mato Grosso do Sul, Brazil, we estimated the real number of casualties accounting for bias in roadkill counting. We obtained information on the material costs on cars and trucks due to WVC and, considering the road traffic volume characteristics, estimated the total material costs resulting from collisions with larger animals. Cost-benefit analyses allowed estimating the time required to amortize the investment in fencing, considering its application along the full surveyed roads or only in hotspots of mortality. We recorded over 10,000 WVC, 40% of which involved animals that can cause significant material damage to vehicles, namely the endangered lowland tapir (Tapirus terrestris, n = 267) and giant anteater (Myrmecophaga tridactyla, n = 608). The average material cost per accident was US$ 885 ± 1575 (mean ± SD). We show that investments are likely to pay off in 16–40 years for the mitigation of the full roads, and in 9–25 years for hotspots of mortality. Thus, road mitigation is a win-win solution for increasing traffic safety for humans and reduces road-related negative effects on biodiversity.","container-title":"Biological Conservation","DOI":"10.1016/j.biocon.2020.108902","ISSN":"0006-3207","journalAbbreviation":"Biological Conservation","page":"108902","source":"ScienceDirect","title":"Preventing wildlife roadkill can offset mitigation investments in short-medium term","volume":"253","author":[{"family":"Ascensão","given":"Fernando"},{"family":"Yogui","given":"Débora R."},{"family":"Alves","given":"Mario H."},{"family":"Alves","given":"Amanda Carolina"},{"family":"Abra","given":"Fernanda"},{"family":"Desbiez","given":"Arnaud L. J."}],"issued":{"date-parts":[["2021",1,1]]}}}],"schema":"https://github.com/citation-style-language/schema/raw/master/csl-citation.json"} </w:instrText>
      </w:r>
      <w:r w:rsidR="00022C51">
        <w:rPr>
          <w:rFonts w:ascii="Times New Roman" w:hAnsi="Times New Roman" w:cs="Times New Roman"/>
          <w:sz w:val="24"/>
          <w:szCs w:val="24"/>
          <w:highlight w:val="yellow"/>
          <w:lang w:val="en-GB"/>
        </w:rPr>
        <w:fldChar w:fldCharType="separate"/>
      </w:r>
      <w:r w:rsidR="00022C51" w:rsidRPr="00022C51">
        <w:rPr>
          <w:rFonts w:ascii="Times New Roman" w:hAnsi="Times New Roman" w:cs="Times New Roman"/>
          <w:sz w:val="24"/>
          <w:lang w:val="en-GB"/>
        </w:rPr>
        <w:t>(van der Grift et al. 2013, Polak et al. 2014, Ascensão et al. 2021)</w:t>
      </w:r>
      <w:r w:rsidR="00022C51">
        <w:rPr>
          <w:rFonts w:ascii="Times New Roman" w:hAnsi="Times New Roman" w:cs="Times New Roman"/>
          <w:sz w:val="24"/>
          <w:szCs w:val="24"/>
          <w:highlight w:val="yellow"/>
          <w:lang w:val="en-GB"/>
        </w:rPr>
        <w:fldChar w:fldCharType="end"/>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which</w:t>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 xml:space="preserve">requires </w:t>
      </w:r>
      <w:r w:rsidR="001F221D">
        <w:rPr>
          <w:rFonts w:ascii="Times New Roman" w:hAnsi="Times New Roman" w:cs="Times New Roman"/>
          <w:sz w:val="24"/>
          <w:szCs w:val="24"/>
          <w:lang w:val="en-GB"/>
        </w:rPr>
        <w:t>spatial prediction of roadkill</w:t>
      </w:r>
      <w:r w:rsidR="00BD1CE4">
        <w:rPr>
          <w:rFonts w:ascii="Times New Roman" w:hAnsi="Times New Roman" w:cs="Times New Roman"/>
          <w:sz w:val="24"/>
          <w:szCs w:val="24"/>
          <w:lang w:val="en-GB"/>
        </w:rPr>
        <w:t xml:space="preserve"> patterns</w:t>
      </w:r>
      <w:r w:rsidR="001F221D">
        <w:rPr>
          <w:rFonts w:ascii="Times New Roman" w:hAnsi="Times New Roman" w:cs="Times New Roman"/>
          <w:sz w:val="24"/>
          <w:szCs w:val="24"/>
          <w:lang w:val="en-GB"/>
        </w:rPr>
        <w:t xml:space="preserve"> </w:t>
      </w:r>
      <w:r w:rsidR="00B1205D">
        <w:rPr>
          <w:rFonts w:ascii="Times New Roman" w:hAnsi="Times New Roman" w:cs="Times New Roman"/>
          <w:sz w:val="24"/>
          <w:szCs w:val="24"/>
          <w:lang w:val="en-GB"/>
        </w:rPr>
        <w:t xml:space="preserve">over large spatial extents. </w:t>
      </w:r>
    </w:p>
    <w:p w14:paraId="0EB95A4B" w14:textId="77777777" w:rsidR="009B6869" w:rsidRDefault="009B6869" w:rsidP="00235BC3">
      <w:pPr>
        <w:spacing w:line="480" w:lineRule="auto"/>
        <w:rPr>
          <w:rFonts w:ascii="Times New Roman" w:hAnsi="Times New Roman" w:cs="Times New Roman"/>
          <w:sz w:val="24"/>
          <w:szCs w:val="24"/>
          <w:lang w:val="en-GB"/>
        </w:rPr>
      </w:pPr>
    </w:p>
    <w:p w14:paraId="755B9ACD" w14:textId="0E5344F9" w:rsidR="00EE5FC7" w:rsidRPr="007B2737" w:rsidRDefault="00A5145B"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Building macro-scale models of </w:t>
      </w:r>
      <w:r w:rsidR="004B54C3">
        <w:rPr>
          <w:rFonts w:ascii="Times New Roman" w:hAnsi="Times New Roman" w:cs="Times New Roman"/>
          <w:sz w:val="24"/>
          <w:szCs w:val="24"/>
          <w:lang w:val="en-GB"/>
        </w:rPr>
        <w:t xml:space="preserve">wildlife </w:t>
      </w:r>
      <w:r>
        <w:rPr>
          <w:rFonts w:ascii="Times New Roman" w:hAnsi="Times New Roman" w:cs="Times New Roman"/>
          <w:sz w:val="24"/>
          <w:szCs w:val="24"/>
          <w:lang w:val="en-GB"/>
        </w:rPr>
        <w:t>roadkill</w:t>
      </w:r>
      <w:r w:rsidR="004B54C3">
        <w:rPr>
          <w:rFonts w:ascii="Times New Roman" w:hAnsi="Times New Roman" w:cs="Times New Roman"/>
          <w:sz w:val="24"/>
          <w:szCs w:val="24"/>
          <w:lang w:val="en-GB"/>
        </w:rPr>
        <w:t xml:space="preserve"> patterns</w:t>
      </w:r>
      <w:r>
        <w:rPr>
          <w:rFonts w:ascii="Times New Roman" w:hAnsi="Times New Roman" w:cs="Times New Roman"/>
          <w:sz w:val="24"/>
          <w:szCs w:val="24"/>
          <w:lang w:val="en-GB"/>
        </w:rPr>
        <w:t xml:space="preserve"> however </w:t>
      </w:r>
      <w:r w:rsidR="002211DC" w:rsidRPr="00235BC3">
        <w:rPr>
          <w:rFonts w:ascii="Times New Roman" w:hAnsi="Times New Roman" w:cs="Times New Roman"/>
          <w:sz w:val="24"/>
          <w:szCs w:val="24"/>
          <w:lang w:val="en-GB"/>
        </w:rPr>
        <w:t>remains a challenge</w:t>
      </w:r>
      <w:r w:rsidR="00B1205D">
        <w:rPr>
          <w:rFonts w:ascii="Times New Roman" w:hAnsi="Times New Roman" w:cs="Times New Roman"/>
          <w:sz w:val="24"/>
          <w:szCs w:val="24"/>
          <w:lang w:val="en-GB"/>
        </w:rPr>
        <w:t>,</w:t>
      </w:r>
      <w:r w:rsidR="002211DC" w:rsidRPr="00235BC3">
        <w:rPr>
          <w:rFonts w:ascii="Times New Roman" w:hAnsi="Times New Roman" w:cs="Times New Roman"/>
          <w:sz w:val="24"/>
          <w:szCs w:val="24"/>
          <w:lang w:val="en-GB"/>
        </w:rPr>
        <w:t xml:space="preserve"> due to the complexity of </w:t>
      </w:r>
      <w:r w:rsidR="001F221D">
        <w:rPr>
          <w:rFonts w:ascii="Times New Roman" w:hAnsi="Times New Roman" w:cs="Times New Roman"/>
          <w:sz w:val="24"/>
          <w:szCs w:val="24"/>
          <w:lang w:val="en-GB"/>
        </w:rPr>
        <w:t xml:space="preserve">underlying processes </w:t>
      </w:r>
      <w:r w:rsidR="002211DC" w:rsidRPr="00235BC3">
        <w:rPr>
          <w:rFonts w:ascii="Times New Roman" w:hAnsi="Times New Roman" w:cs="Times New Roman"/>
          <w:sz w:val="24"/>
          <w:szCs w:val="24"/>
          <w:lang w:val="en-GB"/>
        </w:rPr>
        <w:t xml:space="preserve">and </w:t>
      </w:r>
      <w:r w:rsidR="00366B00" w:rsidRPr="00235BC3">
        <w:rPr>
          <w:rFonts w:ascii="Times New Roman" w:hAnsi="Times New Roman" w:cs="Times New Roman"/>
          <w:sz w:val="24"/>
          <w:szCs w:val="24"/>
          <w:lang w:val="en-GB"/>
        </w:rPr>
        <w:t xml:space="preserve">the </w:t>
      </w:r>
      <w:r w:rsidR="006D0FD6">
        <w:rPr>
          <w:rFonts w:ascii="Times New Roman" w:hAnsi="Times New Roman" w:cs="Times New Roman"/>
          <w:sz w:val="24"/>
          <w:szCs w:val="24"/>
          <w:lang w:val="en-GB"/>
        </w:rPr>
        <w:t xml:space="preserve">resulting </w:t>
      </w:r>
      <w:r w:rsidR="00F64051">
        <w:rPr>
          <w:rFonts w:ascii="Times New Roman" w:hAnsi="Times New Roman" w:cs="Times New Roman"/>
          <w:sz w:val="24"/>
          <w:szCs w:val="24"/>
          <w:lang w:val="en-GB"/>
        </w:rPr>
        <w:t>difficulty</w:t>
      </w:r>
      <w:r w:rsidR="00066BA3">
        <w:rPr>
          <w:rFonts w:ascii="Times New Roman" w:hAnsi="Times New Roman" w:cs="Times New Roman"/>
          <w:sz w:val="24"/>
          <w:szCs w:val="24"/>
          <w:lang w:val="en-GB"/>
        </w:rPr>
        <w:t xml:space="preserve"> of </w:t>
      </w:r>
      <w:r w:rsidR="00F64051">
        <w:rPr>
          <w:rFonts w:ascii="Times New Roman" w:hAnsi="Times New Roman" w:cs="Times New Roman"/>
          <w:sz w:val="24"/>
          <w:szCs w:val="24"/>
          <w:lang w:val="en-GB"/>
        </w:rPr>
        <w:t xml:space="preserve">acquiring suitable </w:t>
      </w:r>
      <w:r w:rsidR="002211DC" w:rsidRPr="00235BC3">
        <w:rPr>
          <w:rFonts w:ascii="Times New Roman" w:hAnsi="Times New Roman" w:cs="Times New Roman"/>
          <w:sz w:val="24"/>
          <w:szCs w:val="24"/>
          <w:lang w:val="en-GB"/>
        </w:rPr>
        <w:t xml:space="preserve">data </w:t>
      </w:r>
      <w:r w:rsidR="00922DC0" w:rsidRPr="00235BC3">
        <w:rPr>
          <w:rFonts w:ascii="Times New Roman" w:hAnsi="Times New Roman" w:cs="Times New Roman"/>
          <w:sz w:val="24"/>
          <w:szCs w:val="24"/>
          <w:lang w:val="en-GB"/>
        </w:rPr>
        <w:fldChar w:fldCharType="begin"/>
      </w:r>
      <w:r w:rsidR="00C20531">
        <w:rPr>
          <w:rFonts w:ascii="Times New Roman" w:hAnsi="Times New Roman" w:cs="Times New Roman"/>
          <w:sz w:val="24"/>
          <w:szCs w:val="24"/>
          <w:lang w:val="en-GB"/>
        </w:rPr>
        <w:instrText xml:space="preserve"> ADDIN ZOTERO_ITEM CSL_CITATION {"citationID":"RFgEuZmb","properties":{"formattedCitation":"(Malo et al. 2004a, van der Grift et al. 2013, Boyle et al. 2017)","plainCitation":"(Malo et al. 2004a, van der Grift et al. 2013, Boyle et al. 2017)","noteIndex":0},"citationItems":[{"id":47032,"uris":["http://zotero.org/users/942300/items/ZGSIQFZ5"],"itemData":{"id":47032,"type":"article-journal","abstract":"1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E."},{"family":"Suárez","given":"Francisco"},{"family":"Díez","given":"Alberto"}],"issued":{"date-parts":[["2004"]]}}},{"id":47029,"uris":["http://zotero.org/users/942300/items/GAY8I77K"],"itemData":{"id":47029,"type":"article-journal","abstract":"The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Francisco"},{"family":"Olson","given":"Leif"}],"issued":{"date-parts":[["2013",2,1]]}}},{"id":47040,"uris":["http://zotero.org/users/942300/items/HAWCLM3H"],"itemData":{"id":47040,"type":"article-journal","abstract":"The mitigation of road-effects on wildlife, especially road mortality and habitat fragmentation, has become increasingly common in the last 20 years. However, exclusion fencing and habitat connectivity structures can be very costly and several questions remain regarding how to best determine locations that will optimize mitigation success. Based on data collected across several years and across multiple landscapes and taxa, we present a comparative analysis of two methods: road surveys and circuit theory, and review their benefits and challenges to better inform decision making. Road surveys were completed in two locations over three years for large mammals and herpetofauna to identify road crossing hotspots. Circuit theory was also applied to these systems to identify crossing hotspots using habitat resistance models. The location, nu</w:instrText>
      </w:r>
      <w:r w:rsidR="00C20531" w:rsidRPr="00C20531">
        <w:rPr>
          <w:rFonts w:ascii="Times New Roman" w:hAnsi="Times New Roman" w:cs="Times New Roman"/>
          <w:sz w:val="24"/>
          <w:szCs w:val="24"/>
        </w:rPr>
        <w:instrText xml:space="preserve">mber and width of hotspots were compared between methods. Hotspot distributions were similar between methods for some herpetofauna, but different for Mammals, and road surveys produced a significantly greater number of smaller hotspots compared to circuit theory, implying that road surveys provide better hotspot resolution. As circuit model complexity increased, the number and width of hotspots decreased, diffusing across the landscape. Road surveys were better at predicting optimal crossing structure location at a local scale; however, circuit theory is less costly, and can be useful at large scales. As both methods can offer valuable information, we argue that the combination of these two approaches provides a strong basis for managers and biologists to make informed decisions about costly mitigation measures, optimizing both conservation benefits and limited funding.","container-title":"Biodiversity and Conservation","DOI":"10.1007/s10531-017-1414-9","ISSN":"1572-9710","issue":"14","journalAbbreviation":"Biodivers Conserv","language":"en","page":"3445-3463","source":"Springer Link","title":"Comparison of road surveys and circuit theory to predict hotspot locations for implementing road-effect mitigation","volume":"26","author":[{"family":"Boyle","given":"S. P."},{"family":"Litzgus","given":"J. D."},{"family":"Lesbarrères","given":"David"}],"issued":{"date-parts":[["2017",12,1]]}}}],"schema":"https://github.com/citation-style-language/schema/raw/master/csl-citation.json"} </w:instrText>
      </w:r>
      <w:r w:rsidR="00922DC0" w:rsidRPr="00235BC3">
        <w:rPr>
          <w:rFonts w:ascii="Times New Roman" w:hAnsi="Times New Roman" w:cs="Times New Roman"/>
          <w:sz w:val="24"/>
          <w:szCs w:val="24"/>
          <w:lang w:val="en-GB"/>
        </w:rPr>
        <w:fldChar w:fldCharType="separate"/>
      </w:r>
      <w:r w:rsidR="00C20531" w:rsidRPr="00C20531">
        <w:rPr>
          <w:rFonts w:ascii="Times New Roman" w:hAnsi="Times New Roman" w:cs="Times New Roman"/>
          <w:sz w:val="24"/>
        </w:rPr>
        <w:t>(Malo et al. 2004a, van der Grift et al. 2013, Boyle et al. 2017)</w:t>
      </w:r>
      <w:r w:rsidR="00922DC0" w:rsidRPr="00235BC3">
        <w:rPr>
          <w:rFonts w:ascii="Times New Roman" w:hAnsi="Times New Roman" w:cs="Times New Roman"/>
          <w:sz w:val="24"/>
          <w:szCs w:val="24"/>
          <w:lang w:val="en-GB"/>
        </w:rPr>
        <w:fldChar w:fldCharType="end"/>
      </w:r>
      <w:r w:rsidR="00D64067" w:rsidRPr="009B6869">
        <w:rPr>
          <w:rFonts w:ascii="Times New Roman" w:hAnsi="Times New Roman" w:cs="Times New Roman"/>
          <w:sz w:val="24"/>
          <w:szCs w:val="24"/>
        </w:rPr>
        <w:t>.</w:t>
      </w:r>
      <w:r w:rsidR="00A5476B" w:rsidRPr="009B6869">
        <w:rPr>
          <w:rFonts w:ascii="Times New Roman" w:hAnsi="Times New Roman" w:cs="Times New Roman"/>
          <w:sz w:val="24"/>
          <w:szCs w:val="24"/>
        </w:rPr>
        <w:t xml:space="preserve"> </w:t>
      </w:r>
      <w:proofErr w:type="spellStart"/>
      <w:r w:rsidR="00953EFA">
        <w:rPr>
          <w:rFonts w:ascii="Times New Roman" w:hAnsi="Times New Roman" w:cs="Times New Roman"/>
          <w:sz w:val="24"/>
          <w:szCs w:val="24"/>
          <w:lang w:val="en-GB"/>
        </w:rPr>
        <w:t>R</w:t>
      </w:r>
      <w:r w:rsidR="00811B50">
        <w:rPr>
          <w:rFonts w:ascii="Times New Roman" w:hAnsi="Times New Roman" w:cs="Times New Roman"/>
          <w:sz w:val="24"/>
          <w:szCs w:val="24"/>
          <w:lang w:val="en-GB"/>
        </w:rPr>
        <w:t>oadkills</w:t>
      </w:r>
      <w:proofErr w:type="spellEnd"/>
      <w:r w:rsidR="006D2E3B" w:rsidRPr="00235BC3">
        <w:rPr>
          <w:rFonts w:ascii="Times New Roman" w:hAnsi="Times New Roman" w:cs="Times New Roman"/>
          <w:sz w:val="24"/>
          <w:szCs w:val="24"/>
          <w:lang w:val="en-GB"/>
        </w:rPr>
        <w:t xml:space="preserve"> are </w:t>
      </w:r>
      <w:r w:rsidR="00953EFA">
        <w:rPr>
          <w:rFonts w:ascii="Times New Roman" w:hAnsi="Times New Roman" w:cs="Times New Roman"/>
          <w:sz w:val="24"/>
          <w:szCs w:val="24"/>
          <w:lang w:val="en-GB"/>
        </w:rPr>
        <w:t xml:space="preserve">driven by </w:t>
      </w:r>
      <w:r w:rsidR="000D1F43" w:rsidRPr="00235BC3">
        <w:rPr>
          <w:rFonts w:ascii="Times New Roman" w:hAnsi="Times New Roman" w:cs="Times New Roman"/>
          <w:sz w:val="24"/>
          <w:szCs w:val="24"/>
          <w:lang w:val="en-GB"/>
        </w:rPr>
        <w:t>multiscale</w:t>
      </w:r>
      <w:r w:rsidR="00631AF0">
        <w:rPr>
          <w:rFonts w:ascii="Times New Roman" w:hAnsi="Times New Roman" w:cs="Times New Roman"/>
          <w:sz w:val="24"/>
          <w:szCs w:val="24"/>
          <w:lang w:val="en-GB"/>
        </w:rPr>
        <w:t xml:space="preserve">, temporally </w:t>
      </w:r>
      <w:r w:rsidR="007C2CF2">
        <w:rPr>
          <w:rFonts w:ascii="Times New Roman" w:hAnsi="Times New Roman" w:cs="Times New Roman"/>
          <w:sz w:val="24"/>
          <w:szCs w:val="24"/>
          <w:lang w:val="en-GB"/>
        </w:rPr>
        <w:t>variabl</w:t>
      </w:r>
      <w:r w:rsidR="003E6B0C">
        <w:rPr>
          <w:rFonts w:ascii="Times New Roman" w:hAnsi="Times New Roman" w:cs="Times New Roman"/>
          <w:sz w:val="24"/>
          <w:szCs w:val="24"/>
          <w:lang w:val="en-GB"/>
        </w:rPr>
        <w:t>e process,</w:t>
      </w:r>
      <w:r w:rsidR="000D1F43" w:rsidRPr="00235BC3">
        <w:rPr>
          <w:rFonts w:ascii="Times New Roman" w:hAnsi="Times New Roman" w:cs="Times New Roman"/>
          <w:sz w:val="24"/>
          <w:szCs w:val="24"/>
          <w:lang w:val="en-GB"/>
        </w:rPr>
        <w:t xml:space="preserve"> </w:t>
      </w:r>
      <w:r w:rsidR="003E6B0C">
        <w:rPr>
          <w:rFonts w:ascii="Times New Roman" w:hAnsi="Times New Roman" w:cs="Times New Roman"/>
          <w:sz w:val="24"/>
          <w:szCs w:val="24"/>
          <w:lang w:val="en-GB"/>
        </w:rPr>
        <w:t xml:space="preserve">which are further </w:t>
      </w:r>
      <w:r w:rsidR="006D2E3B" w:rsidRPr="00235BC3">
        <w:rPr>
          <w:rFonts w:ascii="Times New Roman" w:hAnsi="Times New Roman" w:cs="Times New Roman"/>
          <w:sz w:val="24"/>
          <w:szCs w:val="24"/>
          <w:lang w:val="en-GB"/>
        </w:rPr>
        <w:t>modulated by a</w:t>
      </w:r>
      <w:r w:rsidR="000D1F43" w:rsidRPr="00235BC3">
        <w:rPr>
          <w:rFonts w:ascii="Times New Roman" w:hAnsi="Times New Roman" w:cs="Times New Roman"/>
          <w:sz w:val="24"/>
          <w:szCs w:val="24"/>
          <w:lang w:val="en-GB"/>
        </w:rPr>
        <w:t>n intricated</w:t>
      </w:r>
      <w:r w:rsidR="006D2E3B" w:rsidRPr="00235BC3">
        <w:rPr>
          <w:rFonts w:ascii="Times New Roman" w:hAnsi="Times New Roman" w:cs="Times New Roman"/>
          <w:sz w:val="24"/>
          <w:szCs w:val="24"/>
          <w:lang w:val="en-GB"/>
        </w:rPr>
        <w:t xml:space="preserve"> conjunction of landscape-level</w:t>
      </w:r>
      <w:r w:rsidR="003822F8" w:rsidRPr="00235BC3">
        <w:rPr>
          <w:rFonts w:ascii="Times New Roman" w:hAnsi="Times New Roman" w:cs="Times New Roman"/>
          <w:sz w:val="24"/>
          <w:szCs w:val="24"/>
          <w:lang w:val="en-GB"/>
        </w:rPr>
        <w:t>, habitat-level</w:t>
      </w:r>
      <w:r w:rsidR="006D2E3B" w:rsidRPr="00235BC3">
        <w:rPr>
          <w:rFonts w:ascii="Times New Roman" w:hAnsi="Times New Roman" w:cs="Times New Roman"/>
          <w:sz w:val="24"/>
          <w:szCs w:val="24"/>
          <w:lang w:val="en-GB"/>
        </w:rPr>
        <w:t xml:space="preserve"> and road-specific factors</w:t>
      </w:r>
      <w:r w:rsidR="004D0FB3">
        <w:rPr>
          <w:rFonts w:ascii="Times New Roman" w:hAnsi="Times New Roman" w:cs="Times New Roman"/>
          <w:sz w:val="24"/>
          <w:szCs w:val="24"/>
          <w:lang w:val="en-GB"/>
        </w:rPr>
        <w:t>.</w:t>
      </w:r>
      <w:r w:rsidR="0021483F">
        <w:rPr>
          <w:rFonts w:ascii="Times New Roman" w:hAnsi="Times New Roman" w:cs="Times New Roman"/>
          <w:sz w:val="24"/>
          <w:szCs w:val="24"/>
          <w:lang w:val="en-GB"/>
        </w:rPr>
        <w:t xml:space="preserve"> </w:t>
      </w:r>
      <w:proofErr w:type="spellStart"/>
      <w:r w:rsidR="006F3DB4">
        <w:rPr>
          <w:rFonts w:ascii="Times New Roman" w:hAnsi="Times New Roman" w:cs="Times New Roman"/>
          <w:sz w:val="24"/>
          <w:szCs w:val="24"/>
          <w:lang w:val="en-GB"/>
        </w:rPr>
        <w:t>A</w:t>
      </w:r>
      <w:r w:rsidR="00D02469" w:rsidRPr="00235BC3">
        <w:rPr>
          <w:rFonts w:ascii="Times New Roman" w:hAnsi="Times New Roman" w:cs="Times New Roman"/>
          <w:sz w:val="24"/>
          <w:szCs w:val="24"/>
          <w:lang w:val="en-GB"/>
        </w:rPr>
        <w:t>nthropogenized</w:t>
      </w:r>
      <w:proofErr w:type="spellEnd"/>
      <w:r w:rsidR="00D02469" w:rsidRPr="00235BC3">
        <w:rPr>
          <w:rFonts w:ascii="Times New Roman" w:hAnsi="Times New Roman" w:cs="Times New Roman"/>
          <w:sz w:val="24"/>
          <w:szCs w:val="24"/>
          <w:lang w:val="en-GB"/>
        </w:rPr>
        <w:t xml:space="preserve"> landscapes such as </w:t>
      </w:r>
      <w:r w:rsidR="00BF1195">
        <w:rPr>
          <w:rFonts w:ascii="Times New Roman" w:hAnsi="Times New Roman" w:cs="Times New Roman"/>
          <w:sz w:val="24"/>
          <w:szCs w:val="24"/>
          <w:lang w:val="en-GB"/>
        </w:rPr>
        <w:t xml:space="preserve">urbanized areas, </w:t>
      </w:r>
      <w:r w:rsidR="00D02469" w:rsidRPr="00235BC3">
        <w:rPr>
          <w:rFonts w:ascii="Times New Roman" w:hAnsi="Times New Roman" w:cs="Times New Roman"/>
          <w:sz w:val="24"/>
          <w:szCs w:val="24"/>
          <w:lang w:val="en-GB"/>
        </w:rPr>
        <w:t xml:space="preserve">cultivation mosaics and orchards are </w:t>
      </w:r>
      <w:r w:rsidR="00436DA2" w:rsidRPr="00235BC3">
        <w:rPr>
          <w:rFonts w:ascii="Times New Roman" w:hAnsi="Times New Roman" w:cs="Times New Roman"/>
          <w:sz w:val="24"/>
          <w:szCs w:val="24"/>
          <w:lang w:val="en-GB"/>
        </w:rPr>
        <w:t>notably</w:t>
      </w:r>
      <w:r w:rsidR="00D02469" w:rsidRPr="00235BC3">
        <w:rPr>
          <w:rFonts w:ascii="Times New Roman" w:hAnsi="Times New Roman" w:cs="Times New Roman"/>
          <w:sz w:val="24"/>
          <w:szCs w:val="24"/>
          <w:lang w:val="en-GB"/>
        </w:rPr>
        <w:t xml:space="preserve"> related to </w:t>
      </w:r>
      <w:r w:rsidR="0021483F">
        <w:rPr>
          <w:rFonts w:ascii="Times New Roman" w:hAnsi="Times New Roman" w:cs="Times New Roman"/>
          <w:sz w:val="24"/>
          <w:szCs w:val="24"/>
          <w:lang w:val="en-GB"/>
        </w:rPr>
        <w:t xml:space="preserve">an inflation of </w:t>
      </w:r>
      <w:r w:rsidR="007B6FFE" w:rsidRPr="00235BC3">
        <w:rPr>
          <w:rFonts w:ascii="Times New Roman" w:hAnsi="Times New Roman" w:cs="Times New Roman"/>
          <w:sz w:val="24"/>
          <w:szCs w:val="24"/>
          <w:lang w:val="en-GB"/>
        </w:rPr>
        <w:t xml:space="preserve">mortality </w:t>
      </w:r>
      <w:r w:rsidR="008F1D82">
        <w:rPr>
          <w:rFonts w:ascii="Times New Roman" w:hAnsi="Times New Roman" w:cs="Times New Roman"/>
          <w:sz w:val="24"/>
          <w:szCs w:val="24"/>
          <w:lang w:val="en-GB"/>
        </w:rPr>
        <w:t xml:space="preserve">along road </w:t>
      </w:r>
      <w:r w:rsidR="0079412A" w:rsidRPr="00235BC3">
        <w:rPr>
          <w:rFonts w:ascii="Times New Roman" w:hAnsi="Times New Roman" w:cs="Times New Roman"/>
          <w:sz w:val="24"/>
          <w:szCs w:val="24"/>
          <w:lang w:val="en-GB"/>
        </w:rPr>
        <w:t>for</w:t>
      </w:r>
      <w:r w:rsidR="007B6FFE" w:rsidRPr="00235BC3">
        <w:rPr>
          <w:rFonts w:ascii="Times New Roman" w:hAnsi="Times New Roman" w:cs="Times New Roman"/>
          <w:sz w:val="24"/>
          <w:szCs w:val="24"/>
          <w:lang w:val="en-GB"/>
        </w:rPr>
        <w:t xml:space="preserve"> some species</w:t>
      </w:r>
      <w:r w:rsidR="00DE4B4F" w:rsidRPr="00235BC3">
        <w:rPr>
          <w:rFonts w:ascii="Times New Roman" w:hAnsi="Times New Roman" w:cs="Times New Roman"/>
          <w:sz w:val="24"/>
          <w:szCs w:val="24"/>
          <w:lang w:val="en-GB"/>
        </w:rPr>
        <w:t>, but comparative analyses</w:t>
      </w:r>
      <w:r w:rsidR="00B4166F" w:rsidRPr="00235BC3">
        <w:rPr>
          <w:rFonts w:ascii="Times New Roman" w:hAnsi="Times New Roman" w:cs="Times New Roman"/>
          <w:sz w:val="24"/>
          <w:szCs w:val="24"/>
          <w:lang w:val="en-GB"/>
        </w:rPr>
        <w:t xml:space="preserve"> also</w:t>
      </w:r>
      <w:r w:rsidR="00DE4B4F" w:rsidRPr="00235BC3">
        <w:rPr>
          <w:rFonts w:ascii="Times New Roman" w:hAnsi="Times New Roman" w:cs="Times New Roman"/>
          <w:sz w:val="24"/>
          <w:szCs w:val="24"/>
          <w:lang w:val="en-GB"/>
        </w:rPr>
        <w:t xml:space="preserve"> reveal that the environmental determinants </w:t>
      </w:r>
      <w:r w:rsidR="00A9154C">
        <w:rPr>
          <w:rFonts w:ascii="Times New Roman" w:hAnsi="Times New Roman" w:cs="Times New Roman"/>
          <w:sz w:val="24"/>
          <w:szCs w:val="24"/>
          <w:lang w:val="en-GB"/>
        </w:rPr>
        <w:t xml:space="preserve">of </w:t>
      </w:r>
      <w:proofErr w:type="spellStart"/>
      <w:r w:rsidR="00A9154C">
        <w:rPr>
          <w:rFonts w:ascii="Times New Roman" w:hAnsi="Times New Roman" w:cs="Times New Roman"/>
          <w:sz w:val="24"/>
          <w:szCs w:val="24"/>
          <w:lang w:val="en-GB"/>
        </w:rPr>
        <w:t>roadkills</w:t>
      </w:r>
      <w:proofErr w:type="spellEnd"/>
      <w:r w:rsidR="00A9154C">
        <w:rPr>
          <w:rFonts w:ascii="Times New Roman" w:hAnsi="Times New Roman" w:cs="Times New Roman"/>
          <w:sz w:val="24"/>
          <w:szCs w:val="24"/>
          <w:lang w:val="en-GB"/>
        </w:rPr>
        <w:t xml:space="preserve"> </w:t>
      </w:r>
      <w:r w:rsidR="004B565A">
        <w:rPr>
          <w:rFonts w:ascii="Times New Roman" w:hAnsi="Times New Roman" w:cs="Times New Roman"/>
          <w:sz w:val="24"/>
          <w:szCs w:val="24"/>
          <w:lang w:val="en-GB"/>
        </w:rPr>
        <w:t xml:space="preserve">depend on </w:t>
      </w:r>
      <w:r w:rsidR="008D6881" w:rsidRPr="00235BC3">
        <w:rPr>
          <w:rFonts w:ascii="Times New Roman" w:hAnsi="Times New Roman" w:cs="Times New Roman"/>
          <w:sz w:val="24"/>
          <w:szCs w:val="24"/>
          <w:lang w:val="en-GB"/>
        </w:rPr>
        <w:t>species</w:t>
      </w:r>
      <w:r w:rsidR="005531EF" w:rsidRPr="00235BC3">
        <w:rPr>
          <w:rFonts w:ascii="Times New Roman" w:hAnsi="Times New Roman" w:cs="Times New Roman"/>
          <w:sz w:val="24"/>
          <w:szCs w:val="24"/>
          <w:lang w:val="en-GB"/>
        </w:rPr>
        <w:t>, their traits,</w:t>
      </w:r>
      <w:r w:rsidR="008D6881" w:rsidRPr="00235BC3">
        <w:rPr>
          <w:rFonts w:ascii="Times New Roman" w:hAnsi="Times New Roman" w:cs="Times New Roman"/>
          <w:sz w:val="24"/>
          <w:szCs w:val="24"/>
          <w:lang w:val="en-GB"/>
        </w:rPr>
        <w:t xml:space="preserve"> and seasons </w:t>
      </w:r>
      <w:r w:rsidR="00520DBE"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{"citationID":"SKnC9HbF","properties":{"formattedCitation":"(Polak et al. 2014, Ha and Shilling 2018, Valerio et al. 2021)","plainCitation":"(Polak et al. 2014, Ha and Shilling 2018, Valerio et al. 2021)","noteIndex":0},"citationItems":[{"id":22000,"uris":["http://zotero.org/users/942300/items/VLNSY9H2"],"itemData":{"id":22000,"type":"article-journal","abstract":"Roads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P."}],"issued":{"date-parts":[["2014"]]}}},{"id":50545,"uris":["http://zotero.org/users/942300/items/MG3DSGSR"],"itemData":{"id":50545,"type":"article-journal","abstract":"Roads can exert direct and indirect impacts on ecosystems and organisms. In particular, wildlife-vehicle collisions (WVC) may be a considerable threat for populations of certain wildlife species. Despite such threat, there is still incomplete understanding of the factors responsible for high road mortality. Only a few empirical studies have tested the idea that spatial variation of roadkill is affected by environmental characteristics and socio-demographic factors. This study examines the relationships between WVC involving different taxonomic groups (i.e. ungulate, avian, medium mammal, small mammal) and physical and human population characteristics of landscapes by adapting the ecological model, Maxent, to distribution modelling of carcasses resulting from WVC. We used observations from the California Roadkill Observation System of four taxonomic groups recorded along highways in northern California. Our results indicated that current carcass-observation locations were explained primarily by total forest area (cells) within 500 m buffer and road density within a 500 m neighborhood. Our results found that current carcass-observation locations are modelled well using environmental variables and human population density together. Moreover, a comparison of projected potential roadkill locations based on environmental factors and human population density among different taxonomic groups revealed substantially different distributions. These results indicate potential areas where wildlife populations are at increased risk of coming into contact with traffic and the potential utility of this methodology for modelling current and future distributions of wildlife across landscapes using the Maxent approach.","container-title":"ECOLOGICAL INFORMATICS","DOI":"10.1016/j.ecoinf.2017.10.005","ISSN":"1574-9541, 1878-0512","journalAbbreviation":"Ecol. Inform.","language":"English","note":"number-of-pages: 10\npublisher-place: Amsterdam\npublisher: Elsevier\nWeb of Science ID: WOS:000424721000019","page":"212-221","source":"Clarivate Analytics Web of Science","title":"Modelling potential wildlife-vehicle collisions (WVC) locations using environmental factors and human population density: A case-study from 3 state highways in Central California","title-short":"Modelling potential wildlife-vehicle collisions (WVC) locations using environmental factors and human population density","volume":"43","author":[{"family":"Ha","given":"Hoehun"},{"family":"Shilling","given":"Fraser"}],"issued":{"date-parts":[["2018",1]]}}},{"id":47063,"uris":["http://zotero.org/users/942300/items/9H8IA5LQ"],"itemData":{"id":47063,"type":"article-journal","abstract":"Linear infrastructures (e.g., roads, railways, pipelines, and powerlines) pose a serious threat to wildlife, due to the risk of wildlife-vehicle collisions (roadkills). The placement of mitigation measures, such as crossing structures, should consider species’ life cycles and ecological requirements. Such an assessment would require data collection over large areas, which may be possible by employing citizen science. In this study, we aimed to identify spatio-temporal trends of roadkill occurrence using citizen science data from one of the most urbanized and biodiversity-rich regions of Italy. Temporal trends were analyzed using generalized additive models, while landscape patterns were assessed by identifying significant thresholds over land cover gradients, related to increases in relative roadkill abundance, by employing threshold indicator taxa analysis. Our approach recorded a total of 529 roadkills, including 33 different species, comprising 13 mammal, 10 bird, 6 reptile, and 2 amphibian species. Statistical analysis indicated significant temporal trends for the red fox, the European hedgehog, the stone marten and the European badger, with peaks in roadkill occurrence between the winter and spring months. Relative roadkill abundance increased mostly in landscapes with anthropogenic land cover classes, such as complex cultivations, orchards, or urban surfaces. Our results allowed us to develop a map of potential roadkill risk that could assist in planning the placement of mitigation measures. Citizen science contributions from highly populated areas allowed data collection over a large area and a dense road network, and also directly led to the evaluation of management decisional options.","container-title":"Ecological Processes","DOI":"10.1186/s13717-020-00271-4","ISSN":"2192-1709","issue":"1","journalAbbreviation":"Ecological Processes","page":"6","source":"BioMed Central","title":"The identification of wildlife-vehicle collision hotspots: Citizen science reveals spatial and temporal patterns","title-short":"The identification of wildlife-vehicle collision hotspots","volume":"10","author":[{"family":"Valerio","given":"Francesco"},{"family":"Basile","given":"Marco"},{"family":"Balestrieri","given":"Rosario"}],"issued":{"date-parts":[["2021",1,7]]}}}],"schema":"https://github.com/citation-style-language/schema/raw/master/csl-citation.json"} </w:instrText>
      </w:r>
      <w:r w:rsidR="00520DBE" w:rsidRPr="00235BC3">
        <w:rPr>
          <w:rFonts w:ascii="Times New Roman" w:hAnsi="Times New Roman" w:cs="Times New Roman"/>
          <w:sz w:val="24"/>
          <w:szCs w:val="24"/>
          <w:lang w:val="en-GB"/>
        </w:rPr>
        <w:fldChar w:fldCharType="separate"/>
      </w:r>
      <w:r w:rsidR="00DA0BEE" w:rsidRPr="00DA0BEE">
        <w:rPr>
          <w:rFonts w:ascii="Times New Roman" w:hAnsi="Times New Roman" w:cs="Times New Roman"/>
          <w:sz w:val="24"/>
          <w:lang w:val="en-GB"/>
        </w:rPr>
        <w:t>(Polak et al. 2014, Ha and Shilling 2018, Valerio et al. 2021)</w:t>
      </w:r>
      <w:r w:rsidR="00520DBE" w:rsidRPr="00235BC3">
        <w:rPr>
          <w:rFonts w:ascii="Times New Roman" w:hAnsi="Times New Roman" w:cs="Times New Roman"/>
          <w:sz w:val="24"/>
          <w:szCs w:val="24"/>
          <w:lang w:val="en-GB"/>
        </w:rPr>
        <w:fldChar w:fldCharType="end"/>
      </w:r>
      <w:r w:rsidR="000D74F7"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Similarly, although traffic, road </w:t>
      </w:r>
      <w:r w:rsidR="00D4006C" w:rsidRPr="00235BC3">
        <w:rPr>
          <w:rFonts w:ascii="Times New Roman" w:hAnsi="Times New Roman" w:cs="Times New Roman"/>
          <w:sz w:val="24"/>
          <w:szCs w:val="24"/>
          <w:lang w:val="en-GB"/>
        </w:rPr>
        <w:t>type</w:t>
      </w:r>
      <w:r w:rsidR="00895485">
        <w:rPr>
          <w:rFonts w:ascii="Times New Roman" w:hAnsi="Times New Roman" w:cs="Times New Roman"/>
          <w:sz w:val="24"/>
          <w:szCs w:val="24"/>
          <w:lang w:val="en-GB"/>
        </w:rPr>
        <w:t xml:space="preserve"> and density</w:t>
      </w:r>
      <w:r w:rsidR="00D4006C"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and </w:t>
      </w:r>
      <w:r w:rsidR="003629E2" w:rsidRPr="00235BC3">
        <w:rPr>
          <w:rFonts w:ascii="Times New Roman" w:hAnsi="Times New Roman" w:cs="Times New Roman"/>
          <w:sz w:val="24"/>
          <w:szCs w:val="24"/>
          <w:lang w:val="en-GB"/>
        </w:rPr>
        <w:t xml:space="preserve">roadside </w:t>
      </w:r>
      <w:r w:rsidR="00B8023D" w:rsidRPr="00235BC3">
        <w:rPr>
          <w:rFonts w:ascii="Times New Roman" w:hAnsi="Times New Roman" w:cs="Times New Roman"/>
          <w:sz w:val="24"/>
          <w:szCs w:val="24"/>
          <w:lang w:val="en-GB"/>
        </w:rPr>
        <w:t>characteristics</w:t>
      </w:r>
      <w:r w:rsidR="00D4006C" w:rsidRPr="00235BC3">
        <w:rPr>
          <w:rFonts w:ascii="Times New Roman" w:hAnsi="Times New Roman" w:cs="Times New Roman"/>
          <w:sz w:val="24"/>
          <w:szCs w:val="24"/>
          <w:lang w:val="en-GB"/>
        </w:rPr>
        <w:t xml:space="preserve"> are identified are key predictors, their effects are heterogeneous among regions and species</w:t>
      </w:r>
      <w:r w:rsidR="001E6678" w:rsidRPr="00235BC3">
        <w:rPr>
          <w:rFonts w:ascii="Times New Roman" w:hAnsi="Times New Roman" w:cs="Times New Roman"/>
          <w:sz w:val="24"/>
          <w:szCs w:val="24"/>
          <w:lang w:val="en-GB"/>
        </w:rPr>
        <w:t xml:space="preserve"> </w:t>
      </w:r>
      <w:r w:rsidR="001E6678" w:rsidRPr="00235BC3">
        <w:rPr>
          <w:rFonts w:ascii="Times New Roman" w:hAnsi="Times New Roman" w:cs="Times New Roman"/>
          <w:sz w:val="24"/>
          <w:szCs w:val="24"/>
          <w:lang w:val="en-GB"/>
        </w:rPr>
        <w:fldChar w:fldCharType="begin"/>
      </w:r>
      <w:r w:rsidR="00BC5F3E">
        <w:rPr>
          <w:rFonts w:ascii="Times New Roman" w:hAnsi="Times New Roman" w:cs="Times New Roman"/>
          <w:sz w:val="24"/>
          <w:szCs w:val="24"/>
          <w:lang w:val="en-GB"/>
        </w:rPr>
        <w:instrText xml:space="preserve"> ADDIN ZOTERO_ITEM CSL_CITATION {"citationID":"uJfGM2UR","properties":{"formattedCitation":"(Bissonette and Kassar 2008, Ben\\uc0\\u237{}tez-L\\uc0\\u243{}pez et al. 2010, Gunson et al. 2011, Ku\\uc0\\u353{}ta et al. 2017a)","plainCitation":"(Bissonette and Kassar 2008, Benítez-López et al. 2010, Gunson et al. 2011, Kušta et al. 2017a)","noteIndex":0},"citationItems":[{"id":47049,"uris":["http://zotero.org/users/942300/items/WDY6KKBQ"],"itemData":{"id":47049,"type":"article-journal","abstract":"Abstract: Consensus is lacking regarding the influence of vehicle speed and traffic volume on deer–vehicle collision (DVC) rates. Yet, annual average daily traffic flow (AADT) and posted speed limit (PSL) typically are used to measure these variables. To resolve this conflict, we studied the effects of traffic volume and vehicle speed on DVCs in Utah. Our results showed no relationship between AADT or PSL and DVC occurrence. There are at least 3 explanations for our results: (1) no causal relationship exists; (2) AADT and PSL, as measured, actually explain little of the variation; and (3) data quality problems exist. We discuss the likelihood for each explanation. We argue that even though traffic speed and volume have been used to predict DVC occurrence and may be useful explanatory variables, the metrics AADT and PSL are poor surrogate variables. Thus, uses of these variables to predict risk will likely provide unreliable results.","container-title":"Human-Wildlife Conflicts","ISSN":"1934-4392","issue":"1","note":"publisher: Utah State University - Berryman Institute","page":"122-130","source":"JSTOR","title":"Locations of deer–vehicle collisions are unrelated to traffic volume or posted speed limit","volume":"2","author":[{"family":"Bissonette","given":"John A."},{"family":"Kassar","given":"Christine A."}],"issued":{"date-parts":[["2008"]]}}},{"id":21999,"uris":["http://zotero.org/users/942300/items/7RHI444B"],"itemData":{"id":21999,"type":"article-journal","abstract":"Biodiversity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1km, and for mammal populations up to about 5km.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Conservation","DOI":"10.1016/j.biocon.2010.02.009","ISSN":"0006-3207","issue":"6","journalAbbreviation":"Biological Conservation","language":"en","page":"1307-1316","source":"ScienceDirect","title":"The impacts of roads and other infrastructure on mammal and bird populations: A meta-analysis","title-short":"The impacts of roads and other infrastructure on mammal and bird populations","volume":"143","author":[{"family":"Benítez-López","given":"Ana"},{"family":"Alkemade","given":"Rob"},{"family":"Verweij","given":"Pita A."}],"issued":{"date-parts":[["2010",6,1]]}}},{"id":47047,"uris":["http://zotero.org/users/942300/items/EXJTZZ9P"],"itemData":{"id":47047,"type":"article-journal","abstract":"In addition to posing a serious risk to motorist safety, vehicle collisions with wildlife are a significant threat for many species. Previous spatial modeling has concluded that wildlife-vehicle collisions (WVCs) exhibit clustering on roads, which is attributed to specific landscape and road-related factors. We reviewed twenty-four published manuscripts that used generalized linear models to statistically determine the influence that numerous explanatory predictors have on the location of WVCs. Our motivation was to summarize empirical WVC findings to facilitate application of this knowledge to planning, and design of mitigation strategies on roads. In addition, commonalities between studies were discussed and recommendations for future model design were made. We summarized the type and measurement of each significant predictor and whether they potentially increased or decreased the occurrence of collisions with ungulates, carnivores, small-medium vertebrates, birds, and amphibians and reptiles. WVCs commonly occurred when roads bisect favorable cover, foraging, or breeding habitat for specific species or groups of species. WVCs were generally highest on road sections with high traffic volumes, or low motorist visibility, and when roads cut through drainage movement corridors, or level terrain. Ungulates, birds, small-medium vertebrates, and carnivore collision locations were associated with road-side vegetation and other features such as salt pools. In several cases, results were spurious due to confounding and interacting predictors within the same model. For example, WVCs were less likely to occur when a road bisected steep slopes; however, steep slopes may be located along specific road-types and habitat that also influence the occurrence of WVCs. In conclusion, this review showed that much of the current literature has gleaned the obvious, broad-scale relationships between WVCs and predictors from available data sets, and localized studies can provide unique and novel results. Future research requires specific modeling for each target species on a road-by-road basis, and measuring the predictive power of model results within similar landscapes. In addition, research that builds on the current literature by investigating rare anomalies and interacting variables will assist in providing sound comprehensive guidelines for wildlife mitigation planning on roads.","container-title":"Journal of Environmental Management","DOI":"10.1016/j.jenvman.2010.11.027","ISSN":"0301-4797","issue":"4","journalAbbreviation":"Journal of Environmental Management","page":"1074-1082","source":"ScienceDirect","title":"Spatial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J."}],"issued":{"date-parts":[["2011",4,1]]}}},{"id":47044,"uris":["http://zotero.org/users/942300/items/NZXF7APU"],"itemData":{"id":47044,"type":"article-journal","abstract":"Traffic infrastructure and its traffic flows has rapidly developed in recent decades. This development brings benefits to society, but on the other hand has many negative impacts on the environment. Among the most significant impacts of road traffic is direct mortality of free-ranging animals due to vehicle collisions. The main aim of this study was to compare the significance of traffic intensity fluctuation and ungulate behavioural patterns with the probability of ungulate-vehicle collisions (UVCs) occurrence in the Czech Republic. Our research question was whether the probability of UVC occurrence is influenced mainly by vehicle traffic related factors (traffic intensity, road types) or by ungulate locomotory activity. We used information on UVCs from 2011 to 2013. We used Spearm</w:instrText>
      </w:r>
      <w:r w:rsidR="00BC5F3E" w:rsidRPr="00BC5F3E">
        <w:rPr>
          <w:rFonts w:ascii="Times New Roman" w:hAnsi="Times New Roman" w:cs="Times New Roman"/>
          <w:sz w:val="24"/>
          <w:szCs w:val="24"/>
        </w:rPr>
        <w:instrText xml:space="preserve">an’s rank </w:instrText>
      </w:r>
      <w:r w:rsidR="00BC5F3E">
        <w:rPr>
          <w:rFonts w:ascii="Times New Roman" w:hAnsi="Times New Roman" w:cs="Times New Roman"/>
          <w:sz w:val="24"/>
          <w:szCs w:val="24"/>
          <w:lang w:val="en-GB"/>
        </w:rPr>
        <w:instrText>ρ</w:instrText>
      </w:r>
      <w:r w:rsidR="00BC5F3E" w:rsidRPr="00BC5F3E">
        <w:rPr>
          <w:rFonts w:ascii="Times New Roman" w:hAnsi="Times New Roman" w:cs="Times New Roman"/>
          <w:sz w:val="24"/>
          <w:szCs w:val="24"/>
        </w:rPr>
        <w:instrText xml:space="preserve"> correlation coefficients to examine relationships between UVCs and traffic intensity fluctuation, and between UVCs and the locomotory activity of red deer and wild boar during 24-h cycles in respective months. The results indicate that the traffic intensity is not always the main factor causing the UVCs. A thorough analysis of our data showed that the main peaks of UVCs occur at time when animals have the highest locomotory activity. Our study proves high negative correlation between traffic intensity fluctuation and UVCs on motorways and expressways, which means ungulates tend to avoid crossing roads at peak traffic intensity. Next our study clearly shows that locomotory activity of ungulates is a more important factor in probability of UVC incidence than traffic intensity in the case of first-, second-, third-class roads and other roads.","container-title":"Safety Science","DOI":"10.1016/j.ssci.2016.08.002","ISSN":"0925-7535","journalAbbreviation":"Safety Science","page":"105-113","source":"ScienceDirect","title":"The effect of traffic intensity and animal activity on probability of ungulate-vehicle collisions in the Czech Republic","volume":"91","author":[{"family":"Kušta","given":"Tomáš"},{"family":"Keken","given":"Zdeněk"},{"family":"Ježek","given":"Miloš"},{"family":"Holá","given":"Michaela"},{"family":"Šmíd","given":"Petr"}],"issued":{"date-parts":[["2017",1,1]]}}}],"schema":"https://github.com/citation-style-language/schema/raw/master/csl-citation.json"} </w:instrText>
      </w:r>
      <w:r w:rsidR="001E6678" w:rsidRPr="00235BC3">
        <w:rPr>
          <w:rFonts w:ascii="Times New Roman" w:hAnsi="Times New Roman" w:cs="Times New Roman"/>
          <w:sz w:val="24"/>
          <w:szCs w:val="24"/>
          <w:lang w:val="en-GB"/>
        </w:rPr>
        <w:fldChar w:fldCharType="separate"/>
      </w:r>
      <w:r w:rsidR="00BC5F3E" w:rsidRPr="00BC5F3E">
        <w:rPr>
          <w:rFonts w:ascii="Times New Roman" w:hAnsi="Times New Roman" w:cs="Times New Roman"/>
          <w:sz w:val="24"/>
        </w:rPr>
        <w:t>(Bissonette and Kassar 2008, Benítez-López et al. 2010, Gunson et al. 2011, Kušta et al. 2017a)</w:t>
      </w:r>
      <w:r w:rsidR="001E6678" w:rsidRPr="00235BC3">
        <w:rPr>
          <w:rFonts w:ascii="Times New Roman" w:hAnsi="Times New Roman" w:cs="Times New Roman"/>
          <w:sz w:val="24"/>
          <w:szCs w:val="24"/>
          <w:lang w:val="en-GB"/>
        </w:rPr>
        <w:fldChar w:fldCharType="end"/>
      </w:r>
      <w:r w:rsidR="00D4006C" w:rsidRPr="002A328A">
        <w:rPr>
          <w:rFonts w:ascii="Times New Roman" w:hAnsi="Times New Roman" w:cs="Times New Roman"/>
          <w:sz w:val="24"/>
          <w:szCs w:val="24"/>
        </w:rPr>
        <w:t xml:space="preserve">. </w:t>
      </w:r>
      <w:r w:rsidR="00225787" w:rsidRPr="00235BC3">
        <w:rPr>
          <w:rFonts w:ascii="Times New Roman" w:hAnsi="Times New Roman" w:cs="Times New Roman"/>
          <w:sz w:val="24"/>
          <w:szCs w:val="24"/>
          <w:lang w:val="en-GB"/>
        </w:rPr>
        <w:t xml:space="preserve">Still, collision rates between large mammals and vehicles seem </w:t>
      </w:r>
      <w:r w:rsidR="00CB7737">
        <w:rPr>
          <w:rFonts w:ascii="Times New Roman" w:hAnsi="Times New Roman" w:cs="Times New Roman"/>
          <w:sz w:val="24"/>
          <w:szCs w:val="24"/>
          <w:lang w:val="en-GB"/>
        </w:rPr>
        <w:t xml:space="preserve">overall </w:t>
      </w:r>
      <w:r w:rsidR="00225787" w:rsidRPr="00235BC3">
        <w:rPr>
          <w:rFonts w:ascii="Times New Roman" w:hAnsi="Times New Roman" w:cs="Times New Roman"/>
          <w:sz w:val="24"/>
          <w:szCs w:val="24"/>
          <w:lang w:val="en-GB"/>
        </w:rPr>
        <w:t>higher on national roads and motorways than on local networks (</w:t>
      </w:r>
      <w:commentRangeStart w:id="11"/>
      <w:r w:rsidR="00225787" w:rsidRPr="00235BC3">
        <w:rPr>
          <w:rFonts w:ascii="Times New Roman" w:hAnsi="Times New Roman" w:cs="Times New Roman"/>
          <w:sz w:val="24"/>
          <w:szCs w:val="24"/>
          <w:lang w:val="en-GB"/>
        </w:rPr>
        <w:t xml:space="preserve">although this can also be due to </w:t>
      </w:r>
      <w:proofErr w:type="spellStart"/>
      <w:r w:rsidR="00225787" w:rsidRPr="00235BC3">
        <w:rPr>
          <w:rFonts w:ascii="Times New Roman" w:hAnsi="Times New Roman" w:cs="Times New Roman"/>
          <w:sz w:val="24"/>
          <w:szCs w:val="24"/>
          <w:lang w:val="en-GB"/>
        </w:rPr>
        <w:t>undersampling</w:t>
      </w:r>
      <w:proofErr w:type="spellEnd"/>
      <w:r w:rsidR="00225787" w:rsidRPr="00235BC3">
        <w:rPr>
          <w:rFonts w:ascii="Times New Roman" w:hAnsi="Times New Roman" w:cs="Times New Roman"/>
          <w:sz w:val="24"/>
          <w:szCs w:val="24"/>
          <w:lang w:val="en-GB"/>
        </w:rPr>
        <w:t xml:space="preserve"> of the latter</w:t>
      </w:r>
      <w:commentRangeEnd w:id="11"/>
      <w:r w:rsidR="00B449F2">
        <w:rPr>
          <w:rStyle w:val="Marquedecommentaire"/>
        </w:rPr>
        <w:commentReference w:id="11"/>
      </w:r>
      <w:r w:rsidR="00225787" w:rsidRPr="00235BC3">
        <w:rPr>
          <w:rFonts w:ascii="Times New Roman" w:hAnsi="Times New Roman" w:cs="Times New Roman"/>
          <w:sz w:val="24"/>
          <w:szCs w:val="24"/>
          <w:lang w:val="en-GB"/>
        </w:rPr>
        <w:t xml:space="preserve">), while traffic volume could have, at least for some species, a unimodal effect with reduced effect on the least and most </w:t>
      </w:r>
      <w:r w:rsidR="00225787" w:rsidRPr="00235BC3">
        <w:rPr>
          <w:rFonts w:ascii="Times New Roman" w:hAnsi="Times New Roman" w:cs="Times New Roman"/>
          <w:sz w:val="24"/>
          <w:szCs w:val="24"/>
          <w:lang w:val="en-GB"/>
        </w:rPr>
        <w:lastRenderedPageBreak/>
        <w:t xml:space="preserve">frequented roads </w:t>
      </w:r>
      <w:r w:rsidR="00225787"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{"citationID":"KHTiGKeo","properties":{"formattedCitation":"(Denneboom et al. 2024)","plainCitation":"(Denneboom et al. 2024)","noteIndex":0},"citationItems":[{"id":50544,"uris":["http://zotero.org/users/942300/items/8HVS3G4Q"],"itemData":{"id":50544,"type":"article-journal","abstract":"Wildlife mortality due to collisions with vehicles (roadkill) is one of the predominant negative effects exerted by roads on many wildlife species. Reducing roadkill is therefore a major component of wildlife conservation. Roadkill is affected by various factors, including road attributes and traffic volume. It is theorized that the effect of traffic volume on roadkill probability should be unimodal. However, empirical evidence for this theory is lacking. Using a large-scale roadkill database of 18 wildlife species in Israel, encompassing 2846 km of roads over 10 years, we explored the effects of traffic volume and road attributes (e.g., road lighting, verge vegetation) on roadkill probability with a multivariate generalized linear mixed model. A unimodal effect of traffic volume was identified for the striped hyena (Hyaena hyaena), whereas 5 species demonstrated a novel quadratic U-shaped effect (e.g., golden jackal [Canis aureus]). Four species showed a negative linear effect (e.g., wild boar [Sus scrofa]). We also identified varying effects of road attributes on roadkill. For instance, road lighting and roadside trees decreased roadkill for several species, whereas bus stops and concrete guardrails led to increased roadkill. The theorized unimodal effect of traffic volume may only apply to large, agile species, and the U-shaped effect could be related to intraspecies variability in traffic avoidance behavior. In general, we found that both high-traffic and low-traffic roads can pose a high mortality risk for wildlife. It is therefore important to monitor roadkill on low-traffic roads and adapt road attributes to mitigate roadkill. Road design for effective roadkill mitigation includes reducing the use of concrete guardrails and median barriers where possible and avoiding dense bushes in verge landscaping. These measures are complemented by employing wildlife detection systems, driver warnings, and seasonal speed reduction measures on low-traffic roads identified as roadkill hotspots.","container-title":"Conservation Biology","DOI":"10.1111/cobi.14159","ISSN":"1523-1739","issue":"2","language":"en","license":"© 2024 The Authors. Conservation Biology published by Wiley Periodicals LLC on behalf of Society for Conservation Biology.","note":"_eprint: https://conbio.onlinelibrary.wiley.com/doi/pdf/10.1111/cobi.14159","page":"e14159","source":"Wiley Online Library","title":"Wildlife mortality risk posed by high and low traffic roads","volume":"38","author":[{"family":"Denneboom","given":"Dror"},{"family":"Bar-Massada","given":"Avi"},{"family":"Shwartz","given":"Assaf"}],"issued":{"date-parts":[["2024"]]}}}],"schema":"https://github.com/citation-style-language/schema/raw/master/csl-citation.json"} </w:instrText>
      </w:r>
      <w:r w:rsidR="00225787" w:rsidRPr="00235BC3">
        <w:rPr>
          <w:rFonts w:ascii="Times New Roman" w:hAnsi="Times New Roman" w:cs="Times New Roman"/>
          <w:sz w:val="24"/>
          <w:szCs w:val="24"/>
          <w:lang w:val="en-GB"/>
        </w:rPr>
        <w:fldChar w:fldCharType="separate"/>
      </w:r>
      <w:r w:rsidR="00405E77" w:rsidRPr="00405E77">
        <w:rPr>
          <w:rFonts w:ascii="Times New Roman" w:hAnsi="Times New Roman" w:cs="Times New Roman"/>
          <w:sz w:val="24"/>
          <w:lang w:val="en-GB"/>
        </w:rPr>
        <w:t>(Denneboom et al. 2024)</w:t>
      </w:r>
      <w:r w:rsidR="00225787" w:rsidRPr="00235BC3">
        <w:rPr>
          <w:rFonts w:ascii="Times New Roman" w:hAnsi="Times New Roman" w:cs="Times New Roman"/>
          <w:sz w:val="24"/>
          <w:szCs w:val="24"/>
          <w:lang w:val="en-GB"/>
        </w:rPr>
        <w:fldChar w:fldCharType="end"/>
      </w:r>
      <w:r w:rsidR="00225787" w:rsidRPr="00235BC3">
        <w:rPr>
          <w:rFonts w:ascii="Times New Roman" w:hAnsi="Times New Roman" w:cs="Times New Roman"/>
          <w:sz w:val="24"/>
          <w:szCs w:val="24"/>
          <w:lang w:val="en-GB"/>
        </w:rPr>
        <w:t>.</w:t>
      </w:r>
      <w:r w:rsidR="00611617"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As a general picture</w:t>
      </w:r>
      <w:r w:rsidR="00EA0101" w:rsidRPr="00235BC3">
        <w:rPr>
          <w:rFonts w:ascii="Times New Roman" w:hAnsi="Times New Roman" w:cs="Times New Roman"/>
          <w:sz w:val="24"/>
          <w:szCs w:val="24"/>
          <w:lang w:val="en-GB"/>
        </w:rPr>
        <w:t xml:space="preserve">, </w:t>
      </w:r>
      <w:r w:rsidR="00405E77">
        <w:rPr>
          <w:rFonts w:ascii="Times New Roman" w:hAnsi="Times New Roman" w:cs="Times New Roman"/>
          <w:sz w:val="24"/>
          <w:szCs w:val="24"/>
          <w:lang w:val="en-GB"/>
        </w:rPr>
        <w:t xml:space="preserve">spatial </w:t>
      </w:r>
      <w:r w:rsidR="00EA0101" w:rsidRPr="00235BC3">
        <w:rPr>
          <w:rFonts w:ascii="Times New Roman" w:hAnsi="Times New Roman" w:cs="Times New Roman"/>
          <w:sz w:val="24"/>
          <w:szCs w:val="24"/>
          <w:lang w:val="en-GB"/>
        </w:rPr>
        <w:t xml:space="preserve">roadkill </w:t>
      </w:r>
      <w:r w:rsidR="00405E77">
        <w:rPr>
          <w:rFonts w:ascii="Times New Roman" w:hAnsi="Times New Roman" w:cs="Times New Roman"/>
          <w:sz w:val="24"/>
          <w:szCs w:val="24"/>
          <w:lang w:val="en-GB"/>
        </w:rPr>
        <w:t>patterns</w:t>
      </w:r>
      <w:r w:rsidR="00EA0101"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 xml:space="preserve">thus </w:t>
      </w:r>
      <w:r w:rsidR="007B2737">
        <w:rPr>
          <w:rFonts w:ascii="Times New Roman" w:hAnsi="Times New Roman" w:cs="Times New Roman"/>
          <w:sz w:val="24"/>
          <w:szCs w:val="24"/>
          <w:lang w:val="en-GB"/>
        </w:rPr>
        <w:t xml:space="preserve">appear </w:t>
      </w:r>
      <w:r w:rsidR="00EA0101" w:rsidRPr="00235BC3">
        <w:rPr>
          <w:rFonts w:ascii="Times New Roman" w:hAnsi="Times New Roman" w:cs="Times New Roman"/>
          <w:sz w:val="24"/>
          <w:szCs w:val="24"/>
          <w:lang w:val="en-GB"/>
        </w:rPr>
        <w:t xml:space="preserve">to </w:t>
      </w:r>
      <w:r w:rsidR="007B2737">
        <w:rPr>
          <w:rFonts w:ascii="Times New Roman" w:hAnsi="Times New Roman" w:cs="Times New Roman"/>
          <w:sz w:val="24"/>
          <w:szCs w:val="24"/>
          <w:lang w:val="en-GB"/>
        </w:rPr>
        <w:t xml:space="preserve">be explained by </w:t>
      </w:r>
      <w:commentRangeStart w:id="12"/>
      <w:r w:rsidR="00225787" w:rsidRPr="00235BC3">
        <w:rPr>
          <w:rFonts w:ascii="Times New Roman" w:hAnsi="Times New Roman" w:cs="Times New Roman"/>
          <w:sz w:val="24"/>
          <w:szCs w:val="24"/>
          <w:lang w:val="en-GB"/>
        </w:rPr>
        <w:t>idiosyncratic</w:t>
      </w:r>
      <w:commentRangeEnd w:id="12"/>
      <w:r w:rsidR="002D64CD">
        <w:rPr>
          <w:rStyle w:val="Marquedecommentaire"/>
        </w:rPr>
        <w:commentReference w:id="12"/>
      </w:r>
      <w:r w:rsidR="00225787" w:rsidRPr="00235BC3">
        <w:rPr>
          <w:rFonts w:ascii="Times New Roman" w:hAnsi="Times New Roman" w:cs="Times New Roman"/>
          <w:sz w:val="24"/>
          <w:szCs w:val="24"/>
          <w:lang w:val="en-GB"/>
        </w:rPr>
        <w:t xml:space="preserve">, locally varying determinants that cannot be easily </w:t>
      </w:r>
      <w:r w:rsidR="00787F94">
        <w:rPr>
          <w:rFonts w:ascii="Times New Roman" w:hAnsi="Times New Roman" w:cs="Times New Roman"/>
          <w:sz w:val="24"/>
          <w:szCs w:val="24"/>
          <w:lang w:val="en-GB"/>
        </w:rPr>
        <w:t xml:space="preserve">used for prediction </w:t>
      </w:r>
      <w:r w:rsidR="00A859C7" w:rsidRPr="00235BC3">
        <w:rPr>
          <w:rFonts w:ascii="Times New Roman" w:hAnsi="Times New Roman" w:cs="Times New Roman"/>
          <w:sz w:val="24"/>
          <w:szCs w:val="24"/>
          <w:lang w:val="en-GB"/>
        </w:rPr>
        <w:t>with simple correlati</w:t>
      </w:r>
      <w:r w:rsidR="00736474">
        <w:rPr>
          <w:rFonts w:ascii="Times New Roman" w:hAnsi="Times New Roman" w:cs="Times New Roman"/>
          <w:sz w:val="24"/>
          <w:szCs w:val="24"/>
          <w:lang w:val="en-GB"/>
        </w:rPr>
        <w:t>ve</w:t>
      </w:r>
      <w:r w:rsidR="00A859C7" w:rsidRPr="00235BC3">
        <w:rPr>
          <w:rFonts w:ascii="Times New Roman" w:hAnsi="Times New Roman" w:cs="Times New Roman"/>
          <w:sz w:val="24"/>
          <w:szCs w:val="24"/>
          <w:lang w:val="en-GB"/>
        </w:rPr>
        <w:t xml:space="preserve"> </w:t>
      </w:r>
      <w:r w:rsidR="00B4358A" w:rsidRPr="00235BC3">
        <w:rPr>
          <w:rFonts w:ascii="Times New Roman" w:hAnsi="Times New Roman" w:cs="Times New Roman"/>
          <w:sz w:val="24"/>
          <w:szCs w:val="24"/>
          <w:lang w:val="en-GB"/>
        </w:rPr>
        <w:t xml:space="preserve">models elaborated </w:t>
      </w:r>
      <w:r w:rsidR="00A859C7" w:rsidRPr="00235BC3">
        <w:rPr>
          <w:rFonts w:ascii="Times New Roman" w:hAnsi="Times New Roman" w:cs="Times New Roman"/>
          <w:sz w:val="24"/>
          <w:szCs w:val="24"/>
          <w:lang w:val="en-GB"/>
        </w:rPr>
        <w:t xml:space="preserve">at coarse </w:t>
      </w:r>
      <w:r w:rsidR="00DF6906" w:rsidRPr="00235BC3">
        <w:rPr>
          <w:rFonts w:ascii="Times New Roman" w:hAnsi="Times New Roman" w:cs="Times New Roman"/>
          <w:sz w:val="24"/>
          <w:szCs w:val="24"/>
          <w:lang w:val="en-GB"/>
        </w:rPr>
        <w:t xml:space="preserve">spatial </w:t>
      </w:r>
      <w:r w:rsidR="00A859C7" w:rsidRPr="00235BC3">
        <w:rPr>
          <w:rFonts w:ascii="Times New Roman" w:hAnsi="Times New Roman" w:cs="Times New Roman"/>
          <w:sz w:val="24"/>
          <w:szCs w:val="24"/>
          <w:lang w:val="en-GB"/>
        </w:rPr>
        <w:t>resolutions</w:t>
      </w:r>
      <w:r w:rsidR="00DF6906" w:rsidRPr="00235BC3">
        <w:rPr>
          <w:rFonts w:ascii="Times New Roman" w:hAnsi="Times New Roman" w:cs="Times New Roman"/>
          <w:sz w:val="24"/>
          <w:szCs w:val="24"/>
          <w:lang w:val="en-GB"/>
        </w:rPr>
        <w:t xml:space="preserve"> and large extents</w:t>
      </w:r>
      <w:r w:rsidR="00B4358A" w:rsidRPr="00235BC3">
        <w:rPr>
          <w:rFonts w:ascii="Times New Roman" w:hAnsi="Times New Roman" w:cs="Times New Roman"/>
          <w:sz w:val="24"/>
          <w:szCs w:val="24"/>
          <w:lang w:val="en-GB"/>
        </w:rPr>
        <w:t>.</w:t>
      </w:r>
      <w:r w:rsidR="00A859C7" w:rsidRPr="00235BC3">
        <w:rPr>
          <w:rFonts w:ascii="Times New Roman" w:hAnsi="Times New Roman" w:cs="Times New Roman"/>
          <w:sz w:val="24"/>
          <w:szCs w:val="24"/>
          <w:lang w:val="en-GB"/>
        </w:rPr>
        <w:t xml:space="preserve"> </w:t>
      </w:r>
    </w:p>
    <w:p w14:paraId="5A45CF6B" w14:textId="77777777" w:rsidR="0057170E" w:rsidRDefault="0057170E" w:rsidP="00235BC3">
      <w:pPr>
        <w:spacing w:line="480" w:lineRule="auto"/>
        <w:rPr>
          <w:rFonts w:ascii="Times New Roman" w:hAnsi="Times New Roman" w:cs="Times New Roman"/>
          <w:sz w:val="24"/>
          <w:szCs w:val="24"/>
          <w:lang w:val="en-GB"/>
        </w:rPr>
      </w:pPr>
    </w:p>
    <w:p w14:paraId="5671E1B0" w14:textId="271884E9" w:rsidR="009A3304" w:rsidRDefault="00950F5D" w:rsidP="00235BC3">
      <w:pPr>
        <w:spacing w:line="480" w:lineRule="auto"/>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One of the </w:t>
      </w:r>
      <w:r w:rsidR="00116705">
        <w:rPr>
          <w:rFonts w:ascii="Times New Roman" w:hAnsi="Times New Roman" w:cs="Times New Roman"/>
          <w:sz w:val="24"/>
          <w:szCs w:val="24"/>
          <w:lang w:val="en-GB"/>
        </w:rPr>
        <w:t>limitations impairing</w:t>
      </w:r>
      <w:r>
        <w:rPr>
          <w:rFonts w:ascii="Times New Roman" w:hAnsi="Times New Roman" w:cs="Times New Roman"/>
          <w:sz w:val="24"/>
          <w:szCs w:val="24"/>
          <w:lang w:val="en-GB"/>
        </w:rPr>
        <w:t xml:space="preserve"> the identification of regional </w:t>
      </w:r>
      <w:r w:rsidR="001C5653">
        <w:rPr>
          <w:rFonts w:ascii="Times New Roman" w:hAnsi="Times New Roman" w:cs="Times New Roman"/>
          <w:sz w:val="24"/>
          <w:szCs w:val="24"/>
          <w:lang w:val="en-GB"/>
        </w:rPr>
        <w:t>predictors</w:t>
      </w:r>
      <w:r>
        <w:rPr>
          <w:rFonts w:ascii="Times New Roman" w:hAnsi="Times New Roman" w:cs="Times New Roman"/>
          <w:sz w:val="24"/>
          <w:szCs w:val="24"/>
          <w:lang w:val="en-GB"/>
        </w:rPr>
        <w:t xml:space="preserve"> may be that several processes have often been mixed into a single </w:t>
      </w:r>
      <w:r w:rsidR="00097BD7">
        <w:rPr>
          <w:rFonts w:ascii="Times New Roman" w:hAnsi="Times New Roman" w:cs="Times New Roman"/>
          <w:sz w:val="24"/>
          <w:szCs w:val="24"/>
          <w:lang w:val="en-GB"/>
        </w:rPr>
        <w:t xml:space="preserve">roadkill </w:t>
      </w:r>
      <w:r>
        <w:rPr>
          <w:rFonts w:ascii="Times New Roman" w:hAnsi="Times New Roman" w:cs="Times New Roman"/>
          <w:sz w:val="24"/>
          <w:szCs w:val="24"/>
          <w:lang w:val="en-GB"/>
        </w:rPr>
        <w:t>distribution pattern</w:t>
      </w:r>
      <w:r w:rsidR="00F7467D">
        <w:rPr>
          <w:rFonts w:ascii="Times New Roman" w:hAnsi="Times New Roman" w:cs="Times New Roman"/>
          <w:sz w:val="24"/>
          <w:szCs w:val="24"/>
          <w:lang w:val="en-GB"/>
        </w:rPr>
        <w:t>, often formed by a set of carcass locations</w:t>
      </w:r>
      <w:r>
        <w:rPr>
          <w:rFonts w:ascii="Times New Roman" w:eastAsiaTheme="minorEastAsia" w:hAnsi="Times New Roman" w:cs="Times New Roman"/>
          <w:sz w:val="24"/>
          <w:szCs w:val="24"/>
          <w:lang w:val="en-GB"/>
        </w:rPr>
        <w:t xml:space="preserve"> </w:t>
      </w:r>
      <w:r w:rsidR="0057170E" w:rsidRPr="00235BC3">
        <w:rPr>
          <w:rFonts w:ascii="Times New Roman" w:eastAsiaTheme="minorEastAsia" w:hAnsi="Times New Roman" w:cs="Times New Roman"/>
          <w:sz w:val="24"/>
          <w:szCs w:val="24"/>
          <w:lang w:val="en-GB"/>
        </w:rPr>
        <w:fldChar w:fldCharType="begin"/>
      </w:r>
      <w:r w:rsidR="00C20531">
        <w:rPr>
          <w:rFonts w:ascii="Times New Roman" w:eastAsiaTheme="minorEastAsia" w:hAnsi="Times New Roman" w:cs="Times New Roman"/>
          <w:sz w:val="24"/>
          <w:szCs w:val="24"/>
          <w:lang w:val="en-GB"/>
        </w:rPr>
        <w:instrText xml:space="preserve"> ADDIN ZOTERO_ITEM CSL_CITATION {"citationID":"OSzkGoop","properties":{"formattedCitation":"(e.g. Malo et al. 2004a, Santos et al. 2018, Pinto et al. 2023, Laube et al. 2023)","plainCitation":"(e.g. Malo et al. 2004a, Santos et al. 2018, Pinto et al. 2023, Laube et al. 2023)","noteIndex":0},"citationItems":[{"id":47032,"uris":["http://zotero.org/users/942300/items/ZGSIQFZ5"],"itemData":{"id":47032,"type":"article-journal","abstract":"1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E."},{"family":"Suárez","given":"Francisco"},{"family":"Díez","given":"Alberto"}],"issued":{"date-parts":[["2004"]]}},"label":"page","prefix":"e.g. "},{"id":50557,"uris":["http://zotero.org/users/942300/items/JA9ZB4TQ"],"itemData":{"id":50557,"type":"article-journal","abstract":"Wildlife-vehicle collisions (WVC) represent a major threat for wildlife and understanding how WVC spatial patterns relate to surrounding land cover can provide valuable information for deciding where to implement mitigation measures. However, these relations may be heavily biased as many casualties are undetected in roadkill surveys, e.g. due to scavenger activity, which may ultimately jeopardize conservation actions. We suggest using occupancy models to overcome imperfect detection issues, assuming that ‘occupancy’ represents the preference for crossing the road in a given site, i.e. is a proxy for the roadkill risk; and that the ‘detectability’ is the joint probability of an animal being hit in the crossing site and its carcass being detected afterwards. Our main objective was to assess the roadkill risk along roads while accounting for imperfect detection issues and relate it to land cover information. We conducted roadkill surveys over 114 km in nine different roads, biweekly, for five years (total of 484 surveys), and developed a Bayesian hierarchical occupancy model to assess the roadkill risk for the six most road-killed taxa for each road section and season (WET and DRY). Overall, we estimated a higher roadkill risk in road sections surrounded by agriculture, open habitats; and a higher detectability within the 4-lane road sections. Our modeling framework has a great potential to overcome the limitations related to imperfect detection when assessing the roadkill risk and may become an important tool to predict which road sections have a higher mortality risk.","container-title":"Science of The Total Environment","DOI":"10.1016/j.scitotenv.2018.06.107","ISSN":"0048-9697","journalAbbreviation":"Science of The Total Environment","page":"629-637","source":"ScienceDirect","title":"Predicting wildlife road-crossing probability from roadkill data using occupancy-detection models","volume":"642","author":[{"family":"Santos","given":"Rodrigo A. L."},{"family":"Mota-Ferreira","given":"Mário"},{"family":"Aguiar","given":"Ludmilla M. S."},{"family":"Ascensão","given":"Fernando"}],"issued":{"date-parts":[["2018",11,15]]}}},{"id":47028,"uris":["http://zotero.org/users/942300/items/LAKZJV6X"],"itemData":{"id":47028,"type":"article-journal","abstract":"Roads can negatively impact ecosystems by fragmenting habitats and affecting animal movements and behaviour. One of the major noticeable effects of roads is animal mortality by vehicle collisions, a paramount threat to wildlife, especially for amphibians. In the context of reduced water availability, particularly in the Mediterranean region, amphibians are projected to be one of the most negatively affected animal groups. In this study, we used 14-year road mortality data collected along 120 km of roads, combined with landscape and remote sensing variables, to identify the drivers of amphibian mortality spatial patterns in a Mediterranean landscape, in Southern Portugal. We recorded 5116 carcasses belonging to five amphibian species. Generalised linear models showed that for most of the species, roadkill numbers increased with the decrease in water availability in water bodies. Also, the distance of water bodies to the roads was important in understanding amphibian roadkill patterns, with a general increase in mortality at reduced distances. Land use variables were also significant drivers for amphibian road mortality, with species-specific responses. Roadkill numbers decreased for the Iberian ribbed newt and the fire salamander in agricultural dominated areas. Our results also show an increase in roadkill numbers for the natterjack toad in areas with higher percentage of olive groves, and an opposite response for the fire salamander. We recognize the importance of long-term studies in assessing roadkill patterns, and their value for amphibian monitoring and conservation.","container-title":"BIODIVERSITY AND CONSERVATION","DOI":"10.1007/s10531-023-02616-9","ISSN":"0960-3115, 1572-9710","issue":"7","journalAbbreviation":"Biodivers. Conserv.","language":"English","note":"number-of-pages: 25\n</w:instrText>
      </w:r>
      <w:r w:rsidR="00C20531" w:rsidRPr="00C20531">
        <w:rPr>
          <w:rFonts w:ascii="Times New Roman" w:eastAsiaTheme="minorEastAsia" w:hAnsi="Times New Roman" w:cs="Times New Roman"/>
          <w:sz w:val="24"/>
          <w:szCs w:val="24"/>
        </w:rPr>
        <w:instrText xml:space="preserve">publisher-place: Dordrecht\npublisher: Springer\nWeb of Science ID: WOS:000984731700001","page":"2513-2537","source":"Clarivate Analytics Web of Science","title":"Importance of water availability for amphibian roadkill in a mediterranean landscape","volume":"32","author":[{"family":"Pinto","given":"Tiago"},{"family":"Santos","given":"Sara M."},{"family":"Mira","given":"Antonio"},{"family":"Sillero","given":"Neftali"}],"issued":{"date-parts":[["2023",6]]}}},{"id":33482,"uris":["http://zotero.org/users/942300/items/K8G8DDVL"],"itemData":{"id":33482,"type":"article-journal","abstract":"Wildlife–vehicle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57170E" w:rsidRPr="00235BC3">
        <w:rPr>
          <w:rFonts w:ascii="Times New Roman" w:eastAsiaTheme="minorEastAsia" w:hAnsi="Times New Roman" w:cs="Times New Roman"/>
          <w:sz w:val="24"/>
          <w:szCs w:val="24"/>
          <w:lang w:val="en-GB"/>
        </w:rPr>
        <w:fldChar w:fldCharType="separate"/>
      </w:r>
      <w:r w:rsidR="00C20531" w:rsidRPr="00C20531">
        <w:rPr>
          <w:rFonts w:ascii="Times New Roman" w:hAnsi="Times New Roman" w:cs="Times New Roman"/>
          <w:sz w:val="24"/>
        </w:rPr>
        <w:t>(e.g. Malo et al. 2004a, Santos et al. 2018, Pinto et al. 2023, Laube et al. 2023)</w:t>
      </w:r>
      <w:r w:rsidR="0057170E" w:rsidRPr="00235BC3">
        <w:rPr>
          <w:rFonts w:ascii="Times New Roman" w:eastAsiaTheme="minorEastAsia" w:hAnsi="Times New Roman" w:cs="Times New Roman"/>
          <w:sz w:val="24"/>
          <w:szCs w:val="24"/>
          <w:lang w:val="en-GB"/>
        </w:rPr>
        <w:fldChar w:fldCharType="end"/>
      </w:r>
      <w:r w:rsidR="0057170E" w:rsidRPr="00F2077C">
        <w:rPr>
          <w:rFonts w:ascii="Times New Roman" w:eastAsiaTheme="minorEastAsia" w:hAnsi="Times New Roman" w:cs="Times New Roman"/>
          <w:sz w:val="24"/>
          <w:szCs w:val="24"/>
        </w:rPr>
        <w:t>.</w:t>
      </w:r>
      <w:r w:rsidR="00F2077C" w:rsidRPr="00F2077C">
        <w:rPr>
          <w:rFonts w:ascii="Times New Roman" w:eastAsiaTheme="minorEastAsia" w:hAnsi="Times New Roman" w:cs="Times New Roman"/>
          <w:sz w:val="24"/>
          <w:szCs w:val="24"/>
        </w:rPr>
        <w:t xml:space="preserve"> </w:t>
      </w:r>
      <w:r w:rsidR="00AB272C" w:rsidRPr="00AB272C">
        <w:rPr>
          <w:rFonts w:ascii="Times New Roman" w:eastAsiaTheme="minorEastAsia" w:hAnsi="Times New Roman" w:cs="Times New Roman"/>
          <w:sz w:val="24"/>
          <w:szCs w:val="24"/>
          <w:lang w:val="en-GB"/>
        </w:rPr>
        <w:t>This approach confounds the processes that set species’ geographical d</w:t>
      </w:r>
      <w:r w:rsidR="00AB272C">
        <w:rPr>
          <w:rFonts w:ascii="Times New Roman" w:eastAsiaTheme="minorEastAsia" w:hAnsi="Times New Roman" w:cs="Times New Roman"/>
          <w:sz w:val="24"/>
          <w:szCs w:val="24"/>
          <w:lang w:val="en-GB"/>
        </w:rPr>
        <w:t>istributions and those that govern collisions between animals and vehicles, which need not to be the same.</w:t>
      </w:r>
      <w:r w:rsidR="00A40A1A">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Studies </w:t>
      </w:r>
      <w:r w:rsidR="00CF1D73">
        <w:rPr>
          <w:rFonts w:ascii="Times New Roman" w:eastAsiaTheme="minorEastAsia" w:hAnsi="Times New Roman" w:cs="Times New Roman"/>
          <w:sz w:val="24"/>
          <w:szCs w:val="24"/>
          <w:lang w:val="en-GB"/>
        </w:rPr>
        <w:t>separating</w:t>
      </w:r>
      <w:r w:rsidR="00CF1D73" w:rsidRPr="00235BC3">
        <w:rPr>
          <w:rFonts w:ascii="Times New Roman" w:eastAsiaTheme="minorEastAsia" w:hAnsi="Times New Roman" w:cs="Times New Roman"/>
          <w:sz w:val="24"/>
          <w:szCs w:val="24"/>
          <w:lang w:val="en-GB"/>
        </w:rPr>
        <w:t xml:space="preserve"> </w:t>
      </w:r>
      <w:r w:rsidR="00CF1D73">
        <w:rPr>
          <w:rFonts w:ascii="Times New Roman" w:eastAsiaTheme="minorEastAsia" w:hAnsi="Times New Roman" w:cs="Times New Roman"/>
          <w:sz w:val="24"/>
          <w:szCs w:val="24"/>
          <w:lang w:val="en-GB"/>
        </w:rPr>
        <w:t xml:space="preserve">these two processes </w:t>
      </w:r>
      <w:r w:rsidR="00CF1D73" w:rsidRPr="00235BC3">
        <w:rPr>
          <w:rFonts w:ascii="Times New Roman" w:eastAsiaTheme="minorEastAsia" w:hAnsi="Times New Roman" w:cs="Times New Roman"/>
          <w:sz w:val="24"/>
          <w:szCs w:val="24"/>
          <w:lang w:val="en-GB"/>
        </w:rPr>
        <w:t xml:space="preserve">are </w:t>
      </w:r>
      <w:r w:rsidR="00CF1D73">
        <w:rPr>
          <w:rFonts w:ascii="Times New Roman" w:eastAsiaTheme="minorEastAsia" w:hAnsi="Times New Roman" w:cs="Times New Roman"/>
          <w:sz w:val="24"/>
          <w:szCs w:val="24"/>
          <w:lang w:val="en-GB"/>
        </w:rPr>
        <w:t>un</w:t>
      </w:r>
      <w:r w:rsidR="00CF1D73" w:rsidRPr="00235BC3">
        <w:rPr>
          <w:rFonts w:ascii="Times New Roman" w:eastAsiaTheme="minorEastAsia" w:hAnsi="Times New Roman" w:cs="Times New Roman"/>
          <w:sz w:val="24"/>
          <w:szCs w:val="24"/>
          <w:lang w:val="en-GB"/>
        </w:rPr>
        <w:t>common and usually dissociate the</w:t>
      </w:r>
      <w:r w:rsidR="00643AC9">
        <w:rPr>
          <w:rFonts w:ascii="Times New Roman" w:eastAsiaTheme="minorEastAsia" w:hAnsi="Times New Roman" w:cs="Times New Roman"/>
          <w:sz w:val="24"/>
          <w:szCs w:val="24"/>
          <w:lang w:val="en-GB"/>
        </w:rPr>
        <w:t>m</w:t>
      </w:r>
      <w:r w:rsidR="00CF1D73" w:rsidRPr="00235BC3">
        <w:rPr>
          <w:rFonts w:ascii="Times New Roman" w:eastAsiaTheme="minorEastAsia" w:hAnsi="Times New Roman" w:cs="Times New Roman"/>
          <w:sz w:val="24"/>
          <w:szCs w:val="24"/>
          <w:lang w:val="en-GB"/>
        </w:rPr>
        <w:t xml:space="preserve"> in</w:t>
      </w:r>
      <w:r w:rsidR="00E9014D">
        <w:rPr>
          <w:rFonts w:ascii="Times New Roman" w:eastAsiaTheme="minorEastAsia" w:hAnsi="Times New Roman" w:cs="Times New Roman"/>
          <w:sz w:val="24"/>
          <w:szCs w:val="24"/>
          <w:lang w:val="en-GB"/>
        </w:rPr>
        <w:t xml:space="preserve">to an envelope </w:t>
      </w:r>
      <w:r w:rsidR="00CF1D73" w:rsidRPr="00235BC3">
        <w:rPr>
          <w:rFonts w:ascii="Times New Roman" w:eastAsiaTheme="minorEastAsia" w:hAnsi="Times New Roman" w:cs="Times New Roman"/>
          <w:sz w:val="24"/>
          <w:szCs w:val="24"/>
          <w:lang w:val="en-GB"/>
        </w:rPr>
        <w:t>model</w:t>
      </w:r>
      <w:r w:rsidR="00E9014D">
        <w:rPr>
          <w:rFonts w:ascii="Times New Roman" w:eastAsiaTheme="minorEastAsia" w:hAnsi="Times New Roman" w:cs="Times New Roman"/>
          <w:sz w:val="24"/>
          <w:szCs w:val="24"/>
          <w:lang w:val="en-GB"/>
        </w:rPr>
        <w:t xml:space="preserve"> and a roadkill model without an explicit structure to allow for</w:t>
      </w:r>
      <w:r w:rsidR="007F581D">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error </w:t>
      </w:r>
      <w:r w:rsidR="007F581D">
        <w:rPr>
          <w:rFonts w:ascii="Times New Roman" w:eastAsiaTheme="minorEastAsia" w:hAnsi="Times New Roman" w:cs="Times New Roman"/>
          <w:sz w:val="24"/>
          <w:szCs w:val="24"/>
          <w:lang w:val="en-GB"/>
        </w:rPr>
        <w:t>pro</w:t>
      </w:r>
      <w:r w:rsidR="007F581D" w:rsidRPr="007D3CE0">
        <w:rPr>
          <w:rFonts w:ascii="Times New Roman" w:eastAsiaTheme="minorEastAsia" w:hAnsi="Times New Roman" w:cs="Times New Roman"/>
          <w:sz w:val="24"/>
          <w:szCs w:val="24"/>
          <w:lang w:val="en-GB"/>
        </w:rPr>
        <w:t xml:space="preserve">pagation </w:t>
      </w:r>
      <w:r w:rsidR="00C077CA">
        <w:rPr>
          <w:rFonts w:ascii="Times New Roman" w:eastAsiaTheme="minorEastAsia" w:hAnsi="Times New Roman" w:cs="Times New Roman"/>
          <w:sz w:val="24"/>
          <w:szCs w:val="24"/>
          <w:lang w:val="en-GB"/>
        </w:rPr>
        <w:t xml:space="preserve">between them </w:t>
      </w:r>
      <w:r w:rsidR="00CF1D73" w:rsidRPr="007D3CE0">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{"citationID":"4bACBr2A","properties":{"formattedCitation":"(Santos et al. 2013, Fabrizio et al. 2019, Russo et al. 2020, Frangini et al. 2022)","plainCitation":"(Santos et al. 2013, Fabrizio et al. 2019, Russo et al. 2020, Frangini et al. 2022)","noteIndex":0},"citationItems":[{"id":47045,"uris":["http://zotero.org/users/942300/items/UXNG6WDH"],"itemData":{"id":47045,"type":"article-journal","abstract":"Background Despite its importance for reducing wildlife-vehicle collisions, there is still incomplete understanding of factors responsible for high road mortality. In particular, few empirical studies examined the idea that spatial variation in roadkills is influenced by a complex interplay between road-related factors, and species-specific habitat quality and landscape connectivity. Methodology/Principal Findings In this study we addressed this issue, using a 7-year dataset of tawny owl (Strix aluco) roadkills recorded along 37 km of road in southern Portugal. We used a multi-species roadkill index as a surrogate of intrinsic road risk, and we used a Maxent distribution model to estimate habitat suitability. Landscape connectivity was estimated from least-cost paths between tawny owl territories, using habitat suitability as a resistance surface. We defined 10 alternative scenarios to compute connectivity, based on variation in potential movement patterns according to territory quality and dispersal distance thresholds. Hierarchical partitioning of a regression model indicated that independent variation in tawny owl roadkills was explained primarily by the roadkill index (70.5%) and, to a much lesser extent, by landscape connectivity (26.2%), while habitat suitability had minor effects (3.3%). Analysis of connectivity scenarios suggested that owl roadkills were primarily related to short range movements (&lt;5 km) between high quality territories. Tawny owl roadkills were spatially autocorrelated, but the introduction of spatial filters in the regression model did not change the type and relative contribution of environmental variables. Conclusions Overall, results suggest that road-related factors may have a dominant influence on roadkill patterns, particularly in areas like ours where habitat quality and landscape connectivity are globally high for the study species. Nevertheless, the study supported the view that functional connectivity should be incorporated whenever possible in roadkill models, as it may greatly increase their power to predict the location of roadkill hotspots.","container-title":"PLOS ONE","DOI":"10.1371/journal.pone.0079967","ISSN":"1932-6203","issue":"11","journalAbbreviation":"PLOS ONE","language":"en","note":"publisher: Public Library of Science","page":"e79967","source":"PLoS Journals","title":"Relative Effects of Road Risk, Habitat Suitability, and Connectivity on Wildlife Roadkills: The Case of Tawny Owls (Strix aluco)","title-short":"Relative Effects of Road Risk, Habitat Suitability, and Connectivity on Wildlife Roadkills","volume":"8","author":[{"family":"Santos","given":"Sara M."},{"family":"Lourenço","given":"Rui"},{"family":"Mira","given":"António"},{"family":"Beja","given":"Pedro"}],"issued":{"date-parts":[["2013",11,21]]}}},{"id":47035,"uris":["http://zotero.org/users/942300/items/TMJ93LYK"],"itemData":{"id":47035,"type":"article-journal","abstract":"Collisions between wildlife and vehicles represent the main conflict between infrastructures and ecosystems. Road mortality is the largest single cause of death for many vertebrates, representing a growing phenomenon of remarkable dimension. Most studies in road ecology investigated spatial roadkill patterns, showing that roadkill probability is often higher near optimal habitat for a large amount of species. Landscape connectivity has been less often considered in roadkill research, and only few studies considered habitat suitability and landscape connectivity at the same time. The purpose of the present study was to evaluate the relative importance of habitat suitability and landscape connectivity in determining roadkill risk for a habitat-generalist carnivore, namely, the Eurasian badger in the Abruzzo region (Central Italy). We collected occurrence data of living individuals from camera trapping and roadkill data of through a Citizen Science initiative. We used the occurrence data to produce a habitat suitability model (HSM) and a landscape connectivity model (LCM). Both HSM and LCM were then used as predictors in combination with road characteristics to fit a roadkill risk model. We found that landscape connectivity was more important than habitat suitability in determining roadkill risk for the Eurasian badger. Overall, the density of regional roads was the most important variable. Our finding highlighted how important is to consider landscape connectivity in planning mitigation measures aimed to preserve habitat-generalist species.","container-title":"European Journal of Wildlife Research","DOI":"10.1007/s10344-018-1241-7","ISSN":"1439-0574","issue":"1","journalAbbreviation":"Eur J Wildl Res","language":"en","page":"7","source":"Springer Link","title":"Habitat suitability vs landscape connectivity determining roadkill risk at a regional scale: a case study on European badger (Meles meles)","title-short":"Habitat suitability vs landscape connectivity determining roadkill risk at a regional scale","volume":"65","author":[{"family":"Fabrizio","given":"Mauro"},{"family":"Di Febbraro","given":"Mirko"},{"family":"D’Amico","given":"Marcello"},{"family":"Frate","given":"Ludovico"},{"family":"Roscioni","given":"Federica"},{"family":"Loy","given":"Anna"}],"issued":{"date-parts":[["2019",1,3]]}}},{"id":21360,"uris":["http://zotero.org/users/942300/items/4KXT7EUV"],"itemData":{"id":21360,"type":"article-journal","abstract":"Aim Roads impact wildlife in different ways, among which road mortality has been the most studied. Budgets in conservation biology are usually small, and macroecological approaches have been employed in recent years as the first steps towards guiding management. Carnivores are particularly vulnerable to mortality on roads due to their elevated ecological needs (low population density, often low fecundity and relatively large home ranges). Our aim was to develop a ranking methodology to prioritize specific areas for road-kill mitigation. Location Continental Italy. Methods We studied 271 occurrences of live polecats (Mustela putorius) and 212 polecat road-kill sites. We used the former to generate a species distribution model and the latter to identify the variables that determined the road-kill risk. Habitat suitability was derived from a spatial distribution model that combined the polecat occurrence data with a set of environmental variables. Prey availability was derived from the combination of suitability maps of 26 prey species. We used generalized linear modelling to identify the set of variables that best explained the occurrence of road-kills. The variables included in the best performing model were combined to produce the road risk map and to identify the areas with the highest densities of road sections with highest risk. Results Road-kills were positively associated with the road sections with higher broad-leaved forest coverage. The number of casualties was found to be higher than expected on the national and provincial roads and lower than expected on the local roads. Main conclusions This approach allowed us to identify the 10 × 10 km cells where mitigation actions to prevent road-kills should be prioritized. As mitigation actions (wildlife passage construction, fencing) are expensive, measures should be prioritized on the specific high-risk road sections inside these selected cells, avoiding generalized mitigation plans.","container-title":"Diversity and Distributions","DOI":"10.1111/ddi.13064","ISSN":"1472-4642","issue":"9","language":"en","license":"© 2020 The Authors. Diversity and Distributions published by John Wiley &amp; Sons Ltd","note":"_eprint: https://onlinelibrary.wiley.com/doi/pdf/10.1111/ddi.13064","page":"1093-1103","source":"Wiley Online Library","title":"Prioritizing road-kill mitigation areas: A spatially explicit national-scale model for an elusive carnivore","title-short":"Prioritizing road-kill mitigation areas","volume":"26","author":[{"family":"Russo","given":"Luca F."},{"family":"Barrientos","given":"Rafael"},{"family":"Fabrizio","given":"Mauro"},{"family":"Febbraro","given":"Mirko Di"},{"family":"Loy","given":"Anna"}],"issued":{"date-parts":[["2020"]]}}},{"id":47037,"uris":["http://zotero.org/users/942300/items/D43GLIWI"],"itemData":{"id":47037,"type":"article-journal","abstract":"Context Anthropogenic structures have considerable effects on ecosystems, disrupting natural population processes and representing a serious risk in terms of vehicle collisions. The golden jackal (Canis aureus) is a mesocarnivore species whose range is expanding in Europe. Roadkills are one of the main human-induced mortalities in Italy to the species. Objectives Identify road-related characteristics and ecological factors related to golden jackal roadkill risk in Italy. Methods We used habitat suitability (Maxent) and connectivity (Circuit theory) models to derive 15 metrics potentially affecting roadkill risk. We tested their influence using Bayesian generalized linear models and generalized linear models comparing golden jackal roadkill locations to random locations. Furthermore, we tested if there were significant sex, age-related and seasonal differences among road-killed individuals. Results We found that roadkill risk was higher in areas characterized by higher values of habitat suitability and connectivity, habitat fragmentation and along highways. It was lower with increasing distance to the source population and in the presence of guardrails. No significant differences were detected in </w:instrText>
      </w:r>
      <w:r w:rsidR="006D313E" w:rsidRPr="006D313E">
        <w:rPr>
          <w:rFonts w:ascii="Times New Roman" w:eastAsiaTheme="minorEastAsia" w:hAnsi="Times New Roman" w:cs="Times New Roman"/>
          <w:sz w:val="24"/>
          <w:szCs w:val="24"/>
        </w:rPr>
        <w:instrText xml:space="preserve">terms of roadkill risk between sexes, age classes and season Conclusions The identified factors affecting road mortality of golden jackals in Italy provide insights on how to mitigate wildlife-vehicle collisions. Crossing areas, and visual and acoustic warnings for wildlife, as well as the importance of managing fences along high traffic volume roads could help mitigate further damage. Finally, there is a need to further investigate the effectiveness of mitigation measures in the light of the golden jackal's ongoing expansion in a human-modified landscape.","container-title":"LANDSCAPE ECOLOGY","DOI":"10.1007/s10980-022-01491-z","ISSN":"0921-2973, 1572-9761","issue":"9","journalAbbreviation":"Landsc. Ecol.","language":"English","note":"number-of-pages: 19\npublisher-place: Dordrecht\npublisher: Springer\nWeb of Science ID: WOS:000833438100001","page":"2343-2361","source":"Clarivate Analytics Web of Science","title":"Stay home, stay safe? High habitat suitability and environmental connectivity increases road mortality in a colonizing mesocarnivore","title-short":"Stay home, stay safe?","volume":"37","author":[{"family":"Frangini","given":"Lorenzo"},{"family":"Sterrer","given":"Ursula"},{"family":"Franchini","given":"Marcello"},{"family":"Pesaro","given":"Stefano"},{"family":"Ruedisser","given":"Johannes"},{"family":"Filacorda","given":"Stefano"}],"issued":{"date-parts":[["2022",9]]}}}],"schema":"https://github.com/citation-style-language/schema/raw/master/csl-citation.json"} </w:instrText>
      </w:r>
      <w:r w:rsidR="00CF1D73" w:rsidRPr="007D3CE0">
        <w:rPr>
          <w:rFonts w:ascii="Times New Roman" w:eastAsiaTheme="minorEastAsia" w:hAnsi="Times New Roman" w:cs="Times New Roman"/>
          <w:sz w:val="24"/>
          <w:szCs w:val="24"/>
          <w:lang w:val="en-GB"/>
        </w:rPr>
        <w:fldChar w:fldCharType="separate"/>
      </w:r>
      <w:r w:rsidR="00CF1D73" w:rsidRPr="007D3CE0">
        <w:rPr>
          <w:rFonts w:ascii="Times New Roman" w:hAnsi="Times New Roman" w:cs="Times New Roman"/>
          <w:sz w:val="24"/>
        </w:rPr>
        <w:t>(Santos et al. 2013, Fabrizio et al. 2019, Russo et al. 2020, Frangini et al. 2022)</w:t>
      </w:r>
      <w:r w:rsidR="00CF1D73" w:rsidRPr="007D3CE0">
        <w:rPr>
          <w:rFonts w:ascii="Times New Roman" w:eastAsiaTheme="minorEastAsia" w:hAnsi="Times New Roman" w:cs="Times New Roman"/>
          <w:sz w:val="24"/>
          <w:szCs w:val="24"/>
          <w:lang w:val="en-GB"/>
        </w:rPr>
        <w:fldChar w:fldCharType="end"/>
      </w:r>
      <w:r w:rsidR="00CF1D73" w:rsidRPr="007D3CE0">
        <w:rPr>
          <w:rFonts w:ascii="Times New Roman" w:eastAsiaTheme="minorEastAsia" w:hAnsi="Times New Roman" w:cs="Times New Roman"/>
          <w:sz w:val="24"/>
          <w:szCs w:val="24"/>
        </w:rPr>
        <w:t xml:space="preserve">. </w:t>
      </w:r>
      <w:r w:rsidR="00C550EA">
        <w:rPr>
          <w:rFonts w:ascii="Times New Roman" w:eastAsiaTheme="minorEastAsia" w:hAnsi="Times New Roman" w:cs="Times New Roman"/>
          <w:sz w:val="24"/>
          <w:szCs w:val="24"/>
          <w:lang w:val="en-GB"/>
        </w:rPr>
        <w:t xml:space="preserve">This </w:t>
      </w:r>
      <w:r w:rsidR="00ED6D39">
        <w:rPr>
          <w:rFonts w:ascii="Times New Roman" w:eastAsiaTheme="minorEastAsia" w:hAnsi="Times New Roman" w:cs="Times New Roman"/>
          <w:sz w:val="24"/>
          <w:szCs w:val="24"/>
          <w:lang w:val="en-GB"/>
        </w:rPr>
        <w:t xml:space="preserve">two-step process </w:t>
      </w:r>
      <w:r w:rsidR="00C550EA">
        <w:rPr>
          <w:rFonts w:ascii="Times New Roman" w:eastAsiaTheme="minorEastAsia" w:hAnsi="Times New Roman" w:cs="Times New Roman"/>
          <w:sz w:val="24"/>
          <w:szCs w:val="24"/>
          <w:lang w:val="en-GB"/>
        </w:rPr>
        <w:t xml:space="preserve">fails to </w:t>
      </w:r>
      <w:r w:rsidR="00681280">
        <w:rPr>
          <w:rFonts w:ascii="Times New Roman" w:eastAsiaTheme="minorEastAsia" w:hAnsi="Times New Roman" w:cs="Times New Roman"/>
          <w:sz w:val="24"/>
          <w:szCs w:val="24"/>
          <w:lang w:val="en-GB"/>
        </w:rPr>
        <w:t xml:space="preserve">recognize </w:t>
      </w:r>
      <w:r w:rsidR="0051749F" w:rsidRPr="0051749F">
        <w:rPr>
          <w:rFonts w:ascii="Times New Roman" w:eastAsiaTheme="minorEastAsia" w:hAnsi="Times New Roman" w:cs="Times New Roman"/>
          <w:sz w:val="24"/>
          <w:szCs w:val="24"/>
          <w:lang w:val="en-GB"/>
        </w:rPr>
        <w:t>roadkill pattern</w:t>
      </w:r>
      <w:r w:rsidR="008E26D5">
        <w:rPr>
          <w:rFonts w:ascii="Times New Roman" w:eastAsiaTheme="minorEastAsia" w:hAnsi="Times New Roman" w:cs="Times New Roman"/>
          <w:sz w:val="24"/>
          <w:szCs w:val="24"/>
          <w:lang w:val="en-GB"/>
        </w:rPr>
        <w:t>s</w:t>
      </w:r>
      <w:r w:rsidR="0051749F" w:rsidRPr="0051749F">
        <w:rPr>
          <w:rFonts w:ascii="Times New Roman" w:eastAsiaTheme="minorEastAsia" w:hAnsi="Times New Roman" w:cs="Times New Roman"/>
          <w:sz w:val="24"/>
          <w:szCs w:val="24"/>
          <w:lang w:val="en-GB"/>
        </w:rPr>
        <w:t xml:space="preserve"> </w:t>
      </w:r>
      <w:r w:rsidR="00C550EA">
        <w:rPr>
          <w:rFonts w:ascii="Times New Roman" w:eastAsiaTheme="minorEastAsia" w:hAnsi="Times New Roman" w:cs="Times New Roman"/>
          <w:sz w:val="24"/>
          <w:szCs w:val="24"/>
          <w:lang w:val="en-GB"/>
        </w:rPr>
        <w:t>a</w:t>
      </w:r>
      <w:r w:rsidR="0051749F" w:rsidRPr="0051749F">
        <w:rPr>
          <w:rFonts w:ascii="Times New Roman" w:eastAsiaTheme="minorEastAsia" w:hAnsi="Times New Roman" w:cs="Times New Roman"/>
          <w:sz w:val="24"/>
          <w:szCs w:val="24"/>
          <w:lang w:val="en-GB"/>
        </w:rPr>
        <w:t xml:space="preserve">s </w:t>
      </w:r>
      <w:r w:rsidR="0051749F">
        <w:rPr>
          <w:rFonts w:ascii="Times New Roman" w:eastAsiaTheme="minorEastAsia" w:hAnsi="Times New Roman" w:cs="Times New Roman"/>
          <w:sz w:val="24"/>
          <w:szCs w:val="24"/>
          <w:lang w:val="en-GB"/>
        </w:rPr>
        <w:t xml:space="preserve">the </w:t>
      </w:r>
      <w:r w:rsidR="003158F8">
        <w:rPr>
          <w:rFonts w:ascii="Times New Roman" w:eastAsiaTheme="minorEastAsia" w:hAnsi="Times New Roman" w:cs="Times New Roman"/>
          <w:sz w:val="24"/>
          <w:szCs w:val="24"/>
          <w:lang w:val="en-GB"/>
        </w:rPr>
        <w:t xml:space="preserve">stochastic realization of an </w:t>
      </w:r>
      <w:r w:rsidR="0051749F">
        <w:rPr>
          <w:rFonts w:ascii="Times New Roman" w:eastAsiaTheme="minorEastAsia" w:hAnsi="Times New Roman" w:cs="Times New Roman"/>
          <w:sz w:val="24"/>
          <w:szCs w:val="24"/>
          <w:lang w:val="en-GB"/>
        </w:rPr>
        <w:t>interaction between two latent layer</w:t>
      </w:r>
      <w:r w:rsidR="00D03661">
        <w:rPr>
          <w:rFonts w:ascii="Times New Roman" w:eastAsiaTheme="minorEastAsia" w:hAnsi="Times New Roman" w:cs="Times New Roman"/>
          <w:sz w:val="24"/>
          <w:szCs w:val="24"/>
          <w:lang w:val="en-GB"/>
        </w:rPr>
        <w:t>s</w:t>
      </w:r>
      <w:r w:rsidR="0051749F">
        <w:rPr>
          <w:rFonts w:ascii="Times New Roman" w:eastAsiaTheme="minorEastAsia" w:hAnsi="Times New Roman" w:cs="Times New Roman"/>
          <w:sz w:val="24"/>
          <w:szCs w:val="24"/>
          <w:lang w:val="en-GB"/>
        </w:rPr>
        <w:t xml:space="preserve">, </w:t>
      </w:r>
      <w:r w:rsidR="00D03661">
        <w:rPr>
          <w:rFonts w:ascii="Times New Roman" w:eastAsiaTheme="minorEastAsia" w:hAnsi="Times New Roman" w:cs="Times New Roman"/>
          <w:sz w:val="24"/>
          <w:szCs w:val="24"/>
          <w:lang w:val="en-GB"/>
        </w:rPr>
        <w:t xml:space="preserve">drivers’ exposure to animals and </w:t>
      </w:r>
      <w:r w:rsidR="0024113A">
        <w:rPr>
          <w:rFonts w:ascii="Times New Roman" w:eastAsiaTheme="minorEastAsia" w:hAnsi="Times New Roman" w:cs="Times New Roman"/>
          <w:sz w:val="24"/>
          <w:szCs w:val="24"/>
          <w:lang w:val="en-GB"/>
        </w:rPr>
        <w:t>probability of collision</w:t>
      </w:r>
      <w:r w:rsidR="00AE2A59">
        <w:rPr>
          <w:rFonts w:ascii="Times New Roman" w:eastAsiaTheme="minorEastAsia" w:hAnsi="Times New Roman" w:cs="Times New Roman"/>
          <w:sz w:val="24"/>
          <w:szCs w:val="24"/>
          <w:lang w:val="en-GB"/>
        </w:rPr>
        <w:t xml:space="preserve"> per-se (or danger).</w:t>
      </w:r>
      <w:r w:rsidR="009621E9">
        <w:rPr>
          <w:rFonts w:ascii="Times New Roman" w:eastAsiaTheme="minorEastAsia" w:hAnsi="Times New Roman" w:cs="Times New Roman"/>
          <w:sz w:val="24"/>
          <w:szCs w:val="24"/>
          <w:lang w:val="en-GB"/>
        </w:rPr>
        <w:t xml:space="preserve"> </w:t>
      </w:r>
    </w:p>
    <w:p w14:paraId="40FC4F8E" w14:textId="77777777" w:rsidR="009A3304" w:rsidRDefault="009A3304" w:rsidP="00235BC3">
      <w:pPr>
        <w:spacing w:line="480" w:lineRule="auto"/>
        <w:rPr>
          <w:rFonts w:ascii="Times New Roman" w:eastAsiaTheme="minorEastAsia" w:hAnsi="Times New Roman" w:cs="Times New Roman"/>
          <w:sz w:val="24"/>
          <w:szCs w:val="24"/>
          <w:lang w:val="en-GB"/>
        </w:rPr>
      </w:pPr>
    </w:p>
    <w:p w14:paraId="09ABE143" w14:textId="292A8500" w:rsidR="0057170E" w:rsidRPr="00ED6D39" w:rsidRDefault="008B1011"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A more explicit </w:t>
      </w:r>
      <w:r w:rsidR="00ED6D39">
        <w:rPr>
          <w:rFonts w:ascii="Times New Roman" w:eastAsiaTheme="minorEastAsia" w:hAnsi="Times New Roman" w:cs="Times New Roman"/>
          <w:sz w:val="24"/>
          <w:szCs w:val="24"/>
          <w:lang w:val="en-GB"/>
        </w:rPr>
        <w:t xml:space="preserve">model can be derived from risk analysis, in which </w:t>
      </w:r>
      <w:r w:rsidR="00BC4E52">
        <w:rPr>
          <w:rFonts w:ascii="Times New Roman" w:eastAsiaTheme="minorEastAsia" w:hAnsi="Times New Roman" w:cs="Times New Roman"/>
          <w:sz w:val="24"/>
          <w:szCs w:val="24"/>
          <w:lang w:val="en-GB"/>
        </w:rPr>
        <w:t xml:space="preserve">the intensity of the carcass point pattern </w:t>
      </w:r>
      <w:r w:rsidR="003321B3">
        <w:rPr>
          <w:rFonts w:ascii="Times New Roman" w:eastAsiaTheme="minorEastAsia" w:hAnsi="Times New Roman" w:cs="Times New Roman"/>
          <w:sz w:val="24"/>
          <w:szCs w:val="24"/>
          <w:lang w:val="en-GB"/>
        </w:rPr>
        <w:t xml:space="preserve">at a given location </w:t>
      </w:r>
      <w:proofErr w:type="spellStart"/>
      <w:r w:rsidR="003321B3" w:rsidRPr="003321B3">
        <w:rPr>
          <w:rFonts w:ascii="Times New Roman" w:eastAsiaTheme="minorEastAsia" w:hAnsi="Times New Roman" w:cs="Times New Roman"/>
          <w:i/>
          <w:iCs/>
          <w:sz w:val="24"/>
          <w:szCs w:val="24"/>
          <w:lang w:val="en-GB"/>
        </w:rPr>
        <w:t>i</w:t>
      </w:r>
      <w:proofErr w:type="spellEnd"/>
      <w:r w:rsidR="003321B3">
        <w:rPr>
          <w:rFonts w:ascii="Times New Roman" w:eastAsiaTheme="minorEastAsia" w:hAnsi="Times New Roman" w:cs="Times New Roman"/>
          <w:sz w:val="24"/>
          <w:szCs w:val="24"/>
          <w:lang w:val="en-GB"/>
        </w:rPr>
        <w:t xml:space="preserve">, a date </w:t>
      </w:r>
      <w:r w:rsidR="003321B3" w:rsidRPr="003321B3">
        <w:rPr>
          <w:rFonts w:ascii="Times New Roman" w:eastAsiaTheme="minorEastAsia" w:hAnsi="Times New Roman" w:cs="Times New Roman"/>
          <w:i/>
          <w:iCs/>
          <w:sz w:val="24"/>
          <w:szCs w:val="24"/>
          <w:lang w:val="en-GB"/>
        </w:rPr>
        <w:t xml:space="preserve">t </w:t>
      </w:r>
      <w:r w:rsidR="003321B3">
        <w:rPr>
          <w:rFonts w:ascii="Times New Roman" w:eastAsiaTheme="minorEastAsia" w:hAnsi="Times New Roman" w:cs="Times New Roman"/>
          <w:sz w:val="24"/>
          <w:szCs w:val="24"/>
          <w:lang w:val="en-GB"/>
        </w:rPr>
        <w:t xml:space="preserve">and for a species </w:t>
      </w:r>
      <w:r w:rsidR="003321B3" w:rsidRPr="003321B3">
        <w:rPr>
          <w:rFonts w:ascii="Times New Roman" w:eastAsiaTheme="minorEastAsia" w:hAnsi="Times New Roman" w:cs="Times New Roman"/>
          <w:i/>
          <w:iCs/>
          <w:sz w:val="24"/>
          <w:szCs w:val="24"/>
          <w:lang w:val="en-GB"/>
        </w:rPr>
        <w:t>s</w:t>
      </w:r>
      <w:r w:rsidR="003321B3">
        <w:rPr>
          <w:rFonts w:ascii="Times New Roman" w:eastAsiaTheme="minorEastAsia" w:hAnsi="Times New Roman" w:cs="Times New Roman"/>
          <w:sz w:val="24"/>
          <w:szCs w:val="24"/>
          <w:lang w:val="en-GB"/>
        </w:rPr>
        <w:t xml:space="preserve"> </w:t>
      </w:r>
      <w:r w:rsidR="009750E3">
        <w:rPr>
          <w:rFonts w:ascii="Times New Roman" w:eastAsiaTheme="minorEastAsia" w:hAnsi="Times New Roman" w:cs="Times New Roman"/>
          <w:sz w:val="24"/>
          <w:szCs w:val="24"/>
          <w:lang w:val="en-GB"/>
        </w:rPr>
        <w:t>(</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oMath>
      <w:r w:rsidR="009750E3">
        <w:rPr>
          <w:rFonts w:ascii="Times New Roman" w:eastAsiaTheme="minorEastAsia" w:hAnsi="Times New Roman" w:cs="Times New Roman"/>
          <w:sz w:val="24"/>
          <w:szCs w:val="24"/>
          <w:lang w:val="en-GB"/>
        </w:rPr>
        <w:t xml:space="preserve">) </w:t>
      </w:r>
      <w:r w:rsidR="00BC4E52">
        <w:rPr>
          <w:rFonts w:ascii="Times New Roman" w:eastAsiaTheme="minorEastAsia" w:hAnsi="Times New Roman" w:cs="Times New Roman"/>
          <w:sz w:val="24"/>
          <w:szCs w:val="24"/>
          <w:lang w:val="en-GB"/>
        </w:rPr>
        <w:t xml:space="preserve">is </w:t>
      </w:r>
      <w:r w:rsidR="009750E3">
        <w:rPr>
          <w:rFonts w:ascii="Times New Roman" w:eastAsiaTheme="minorEastAsia" w:hAnsi="Times New Roman" w:cs="Times New Roman"/>
          <w:sz w:val="24"/>
          <w:szCs w:val="24"/>
          <w:lang w:val="en-GB"/>
        </w:rPr>
        <w:t xml:space="preserve">modelled as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E</m:t>
            </m:r>
          </m:e>
          <m:sub>
            <m:r>
              <w:rPr>
                <w:rFonts w:ascii="Cambria Math" w:hAnsi="Cambria Math" w:cs="Times New Roman"/>
                <w:sz w:val="24"/>
                <w:szCs w:val="24"/>
                <w:lang w:val="en-GB"/>
              </w:rPr>
              <m:t>i,t,s</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i,t,s</m:t>
            </m:r>
          </m:sub>
        </m:sSub>
      </m:oMath>
      <w:r w:rsidR="00BC4E52">
        <w:rPr>
          <w:rFonts w:ascii="Times New Roman" w:eastAsiaTheme="minorEastAsia" w:hAnsi="Times New Roman" w:cs="Times New Roman"/>
          <w:sz w:val="24"/>
          <w:szCs w:val="24"/>
          <w:lang w:val="en-GB"/>
        </w:rPr>
        <w:t xml:space="preserve">, </w:t>
      </w:r>
      <w:r w:rsidR="004D7267">
        <w:rPr>
          <w:rFonts w:ascii="Times New Roman" w:eastAsiaTheme="minorEastAsia" w:hAnsi="Times New Roman" w:cs="Times New Roman"/>
          <w:sz w:val="24"/>
          <w:szCs w:val="24"/>
          <w:lang w:val="en-GB"/>
        </w:rPr>
        <w:t>in which</w:t>
      </w:r>
      <w:r w:rsidR="00144939" w:rsidRPr="00235BC3">
        <w:rPr>
          <w:rFonts w:ascii="Times New Roman" w:eastAsiaTheme="minorEastAsia" w:hAnsi="Times New Roman" w:cs="Times New Roman"/>
          <w:sz w:val="24"/>
          <w:szCs w:val="24"/>
          <w:lang w:val="en-GB"/>
        </w:rPr>
        <w:t xml:space="preserve"> </w:t>
      </w:r>
      <w:r w:rsidR="00144939" w:rsidRPr="00235BC3">
        <w:rPr>
          <w:rFonts w:ascii="Times New Roman" w:eastAsiaTheme="minorEastAsia" w:hAnsi="Times New Roman" w:cs="Times New Roman"/>
          <w:i/>
          <w:sz w:val="24"/>
          <w:szCs w:val="24"/>
          <w:lang w:val="en-GB"/>
        </w:rPr>
        <w:t>E</w:t>
      </w:r>
      <w:r w:rsidR="00144939" w:rsidRPr="00235BC3">
        <w:rPr>
          <w:rFonts w:ascii="Times New Roman" w:eastAsiaTheme="minorEastAsia" w:hAnsi="Times New Roman" w:cs="Times New Roman"/>
          <w:sz w:val="24"/>
          <w:szCs w:val="24"/>
          <w:lang w:val="en-GB"/>
        </w:rPr>
        <w:t xml:space="preserve"> is the drivers’ exposure to the species and </w:t>
      </w:r>
      <w:r w:rsidR="00144939" w:rsidRPr="00235BC3">
        <w:rPr>
          <w:rFonts w:ascii="Times New Roman" w:eastAsiaTheme="minorEastAsia" w:hAnsi="Times New Roman" w:cs="Times New Roman"/>
          <w:i/>
          <w:sz w:val="24"/>
          <w:szCs w:val="24"/>
          <w:lang w:val="en-GB"/>
        </w:rPr>
        <w:t>D</w:t>
      </w:r>
      <w:r w:rsidR="00144939" w:rsidRPr="00235BC3">
        <w:rPr>
          <w:rFonts w:ascii="Times New Roman" w:eastAsiaTheme="minorEastAsia" w:hAnsi="Times New Roman" w:cs="Times New Roman"/>
          <w:sz w:val="24"/>
          <w:szCs w:val="24"/>
          <w:lang w:val="en-GB"/>
        </w:rPr>
        <w:t xml:space="preserve"> is the level of danger </w:t>
      </w:r>
      <w:r w:rsidR="00144939" w:rsidRPr="00235BC3">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{"citationID":"KwDHB3OD","properties":{"formattedCitation":"(Ahmed et al. 2021, Gurumurthy et al. 2022)","plainCitation":"(Ahmed et al. 2021, Gurumurthy et al. 2022)","noteIndex":0},"citationItems":[{"id":47022,"uris":["http://zotero.org/users/942300/items/LYSLMAHL"],"itemData":{"id":47022,"type":"article-journal","abstract":"This paper investigates deer-vehicle collisions and their resulting injury-severities in a threefold approach. Two random parameters binary logit models with heterogeneity in means are estimated to analyze: (a) the likelihood of witnessing deer on the roadway; and (b) the likelihood of a vehicle hitting deer on the roadway. Additionally, a novel variant of ordered probability models, namely the correlated random parameters ordered logit model with heterogeneity in means, is estimated to explore the factors contributing to different driver injury-severity outcomes resulting from deer-vehicle collisions. A database of crashes maintained by the Pennsylvania Department of Transportation for the year 2018 is used for the analysis. The findings reveal that it is more likely to witness deer in rural locations, in dark lighting conditions, and during deer breeding season - when deer are more active in moving from one location to another. In addition, it is more likely for vehicles to hit deer in roads with speed limits above 55 mph, and during the deer breeding season. Furthermore, female drivers are found to be more likely to hit deer as compared to male drivers. Finally, airbag deployment and post-crash overturning of the vehicle are both associated with major injuries and fatalities; whereas, use of restraints is found to prevent injuries or fatalities. Employing the correlated random parameters and the heterogeneity in means approaches offers additional insights about the effects of unobserved heterogeneity on factors contributing to the likelihood of witnessing and hitting deer on the roadway, as well as the driver injury-severity levels resulting from deer-vehicle collisions. (C) 2021 Elsevier Ltd. All rights reserved.","container-title":"ANALYTIC METHODS IN ACCIDENT RESEARCH","DOI":"10.1016/j.amar.2021.100160","ISSN":"2213-6657, 2213-6665","journalAbbreviation":"Anal. Methods Accid. Res.","language":"English","note":"number-of-pages: 17\npublisher-place: Amsterdam\npublisher: Elsevier\nWeb of Science ID: WOS:000640497700004","page":"100160","source":"Clarivate Analytics Web of Science","title":"A correlated random parameters with heterogeneity in means approach of deer-vehicle collisions and resulting injury-severities","volume":"30","author":[{"family":"Ahmed","given":"Sheikh Shahriar"},{"family":"Cohen","given":"Jessica"},{"family":"Anastasopoulos","given":"Panagiotis Ch"}],"issued":{"date-parts":[["2021",6]]}}},{"id":47023,"uris":["http://zotero.org/users/942300/items/TDM6NQ42"],"itemData":{"id":47023,"type":"article-journal","abstract":"Animal-vehicle collisions (AVCs) are common around the world and result in considerable loss of animal and human life, as well as significant property damage and regular insurance claims. Understanding their occurrence in relation to various contributing factors and being able to identify high-risk locations are valuable to AVC prevention, yielding eco-nomic, social, and environmental cost savings. However, many challenges exist in the study of AVC datasets. These include seasonality of animal activity, unknown exposure (i.e., the number of animal crossings), very low AVC counts across most sections of extensive road-way networks, and computational burdens that come with discrete response analysis using large datasets. To overcome these challenges, a Bayesian hierarchical model is proposed where the exposure is modeled with nonparametric Dirichlet process, and the number of segment-level AVCs is assumed to follow a binomial distribution. A Polya-Gamma aug-mented Gibbs sampler is derived to estimate the proposed model. By using the AVC data of multiple years across about 85,000 segments of state-controlled highways in Texas, U. S., it is demonstrated that the model is scalable to large datasets, with a preponderance of zeros and clear monthly seasonality in counts, while identifying high-risk locations and key explanatory factors based on segment-specific factors (such as changes in speed limit). This can be done within the modelling framework, which provides useful informa-tion for policy-making purposes.(c) 2022 Elsevier Ltd. All rights reserved.","container-title":"ANALYTIC METHODS IN ACCIDENT RESEARCH","DOI":"10.1016/j.amar.2022.100231","ISSN":"2213-6657, 2213-6665","journalAbbreviation":"Anal. Methods Accid. Res.","language":"English","note":"number-of-pages: 19\npublisher-place: Amsterdam\npublisher: Elsevier\nWeb of Science ID: WOS:000820170400001","page":"100231","source":"Clarivate Analytics Web of Science","title":"Modelling animal-vehicle collision counts across large networks using a Bayesian hierarchical model with time-varying parameters","volume":"36","author":[{"family":"Gurumurthy","given":"Krishna Murthy"},{"family":"Bansal","given":"Prateek"},{"family":"Kockelman","given":"Kara M."},{"family":"Li","given":"Zili"}],"issued":{"date-parts":[["2022",12]]}}}],"schema":"https://github.com/citation-style-language/schema/raw/master/csl-citation.json"} </w:instrText>
      </w:r>
      <w:r w:rsidR="00144939" w:rsidRPr="00235BC3">
        <w:rPr>
          <w:rFonts w:ascii="Times New Roman" w:eastAsiaTheme="minorEastAsia" w:hAnsi="Times New Roman" w:cs="Times New Roman"/>
          <w:sz w:val="24"/>
          <w:szCs w:val="24"/>
          <w:lang w:val="en-GB"/>
        </w:rPr>
        <w:fldChar w:fldCharType="separate"/>
      </w:r>
      <w:r w:rsidR="00144939" w:rsidRPr="00214A20">
        <w:rPr>
          <w:rFonts w:ascii="Times New Roman" w:hAnsi="Times New Roman" w:cs="Times New Roman"/>
          <w:sz w:val="24"/>
          <w:szCs w:val="24"/>
          <w:lang w:val="en-GB"/>
        </w:rPr>
        <w:t>(Ahmed et al. 2021, Gurumurthy et al. 2022)</w:t>
      </w:r>
      <w:r w:rsidR="00144939" w:rsidRPr="00235BC3">
        <w:rPr>
          <w:rFonts w:ascii="Times New Roman" w:eastAsiaTheme="minorEastAsia" w:hAnsi="Times New Roman" w:cs="Times New Roman"/>
          <w:sz w:val="24"/>
          <w:szCs w:val="24"/>
          <w:lang w:val="en-GB"/>
        </w:rPr>
        <w:fldChar w:fldCharType="end"/>
      </w:r>
      <w:r w:rsidR="00214A20">
        <w:rPr>
          <w:rFonts w:ascii="Times New Roman" w:eastAsiaTheme="minorEastAsia" w:hAnsi="Times New Roman" w:cs="Times New Roman"/>
          <w:sz w:val="24"/>
          <w:szCs w:val="24"/>
          <w:lang w:val="en-GB"/>
        </w:rPr>
        <w:t xml:space="preserve">. </w:t>
      </w:r>
      <w:r w:rsidR="00706D26">
        <w:rPr>
          <w:rFonts w:ascii="Times New Roman" w:hAnsi="Times New Roman" w:cs="Times New Roman"/>
          <w:sz w:val="24"/>
          <w:szCs w:val="24"/>
          <w:lang w:val="en-GB"/>
        </w:rPr>
        <w:t xml:space="preserve">Importantly, in this framework, </w:t>
      </w:r>
      <w:r w:rsidR="00436BF7">
        <w:rPr>
          <w:rFonts w:ascii="Times New Roman" w:hAnsi="Times New Roman" w:cs="Times New Roman"/>
          <w:i/>
          <w:iCs/>
          <w:sz w:val="24"/>
          <w:szCs w:val="24"/>
          <w:lang w:val="en-GB"/>
        </w:rPr>
        <w:t xml:space="preserve">E </w:t>
      </w:r>
      <w:r w:rsidR="00436BF7">
        <w:rPr>
          <w:rFonts w:ascii="Times New Roman" w:hAnsi="Times New Roman" w:cs="Times New Roman"/>
          <w:sz w:val="24"/>
          <w:szCs w:val="24"/>
          <w:lang w:val="en-GB"/>
        </w:rPr>
        <w:t xml:space="preserve">and </w:t>
      </w:r>
      <w:r w:rsidR="00436BF7" w:rsidRPr="00A30E35">
        <w:rPr>
          <w:rFonts w:ascii="Times New Roman" w:hAnsi="Times New Roman" w:cs="Times New Roman"/>
          <w:i/>
          <w:iCs/>
          <w:sz w:val="24"/>
          <w:szCs w:val="24"/>
          <w:lang w:val="en-GB"/>
        </w:rPr>
        <w:t>D</w:t>
      </w:r>
      <w:r w:rsidR="008E0655">
        <w:rPr>
          <w:rFonts w:ascii="Times New Roman" w:hAnsi="Times New Roman" w:cs="Times New Roman"/>
          <w:i/>
          <w:iCs/>
          <w:sz w:val="24"/>
          <w:szCs w:val="24"/>
          <w:lang w:val="en-GB"/>
        </w:rPr>
        <w:t xml:space="preserve"> </w:t>
      </w:r>
      <w:r w:rsidR="008E0655">
        <w:rPr>
          <w:rFonts w:ascii="Times New Roman" w:hAnsi="Times New Roman" w:cs="Times New Roman"/>
          <w:sz w:val="24"/>
          <w:szCs w:val="24"/>
          <w:lang w:val="en-GB"/>
        </w:rPr>
        <w:t xml:space="preserve">are two independent components of </w:t>
      </w:r>
      <w:r w:rsidR="008E0655">
        <w:rPr>
          <w:rFonts w:ascii="Times New Roman" w:hAnsi="Times New Roman" w:cs="Times New Roman"/>
          <w:i/>
          <w:iCs/>
          <w:sz w:val="24"/>
          <w:szCs w:val="24"/>
          <w:lang w:val="en-GB"/>
        </w:rPr>
        <w:t>R</w:t>
      </w:r>
      <w:r w:rsidR="00436BF7">
        <w:rPr>
          <w:rFonts w:ascii="Times New Roman" w:hAnsi="Times New Roman" w:cs="Times New Roman"/>
          <w:sz w:val="24"/>
          <w:szCs w:val="24"/>
          <w:lang w:val="en-GB"/>
        </w:rPr>
        <w:t xml:space="preserve">, both allowed to </w:t>
      </w:r>
      <w:r w:rsidR="008B53BD">
        <w:rPr>
          <w:rFonts w:ascii="Times New Roman" w:hAnsi="Times New Roman" w:cs="Times New Roman"/>
          <w:sz w:val="24"/>
          <w:szCs w:val="24"/>
          <w:lang w:val="en-GB"/>
        </w:rPr>
        <w:t xml:space="preserve">have their own </w:t>
      </w:r>
      <w:r w:rsidR="00D56B6A" w:rsidRPr="00235BC3">
        <w:rPr>
          <w:rFonts w:ascii="Times New Roman" w:hAnsi="Times New Roman" w:cs="Times New Roman"/>
          <w:sz w:val="24"/>
          <w:szCs w:val="24"/>
          <w:lang w:val="en-GB"/>
        </w:rPr>
        <w:t>spatial structures and predictors,</w:t>
      </w:r>
      <w:r w:rsidR="00DB7351">
        <w:rPr>
          <w:rFonts w:ascii="Times New Roman" w:hAnsi="Times New Roman" w:cs="Times New Roman"/>
          <w:sz w:val="24"/>
          <w:szCs w:val="24"/>
          <w:lang w:val="en-GB"/>
        </w:rPr>
        <w:t xml:space="preserve"> increasing biological realism</w:t>
      </w:r>
      <w:r w:rsidR="00D56B6A" w:rsidRPr="00235BC3">
        <w:rPr>
          <w:rFonts w:ascii="Times New Roman" w:hAnsi="Times New Roman" w:cs="Times New Roman"/>
          <w:sz w:val="24"/>
          <w:szCs w:val="24"/>
          <w:lang w:val="en-GB"/>
        </w:rPr>
        <w:t xml:space="preserve"> with key implications for risk reduction strategies </w:t>
      </w:r>
      <w:r w:rsidR="00D56B6A"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{"citationID":"EkVVvKm7","properties":{"formattedCitation":"(Plante et al. 2019)","plainCitation":"(Plante et al. 2019)","noteIndex":0},"citationItems":[{"id":47031,"uris":["http://zotero.org/users/942300/items/I9D69GA5"],"itemData":{"id":47031,"type":"article-journal","abstract":"Road mortality is the most easily visible effect of roads and traffic on wildlife populations. Mitigation measures such as fences and wildlife passages have been applied to reduce these effects. During the widening of Quebec's Highway 175 from two to four lanes between 2006 and 2012, 33 wildlife passages designed specifically for small and medium-sized mammals were installed under the road in combination with short fences. This study examined the effectiveness of the fences at reducing the number of small and medium-sized mammals killed along a 68 km section of the road while controlling for the potential confounding effects of landscape variables. Repeated daily mortality surveys were conducted by car during the summers of 2012–2015 to measure roadkill occurrence and detection probability. A total of 893 dead animals from 13 taxa were detected. Roadkill occurrence was significantly greater at fence ends than in fenced sections and unfenced sections (fence-end effect), indicating that the fences were not long enough to discourage animals from moving along the fence to the fence ends. Greater length would be required to meet the target of reduced road mortality. Shrubby vegetation in the median strip separating the two directions of the highway was associated with high roadkill occurrence for medium-sized species. Roadkill detection probability for all species combined was 0.72, ranging from 0.17 for small mammals (&lt;1 kg) to 0.82 for medium-sized mammals (&gt;1 kg). To reduce road mortality, when wildlife passages are constructed along with new highways or retrofitted to old highways, fences either should be continuous or sufficiently long to encourage passage use rather than movement around the fence ends. Future road mortality studies should be combined with data about wildlife abundance and detection probability to more accurately estimate the effects at the population level.","container-title":"Journal of Environmental Management","DOI":"10.1016/j.jenvman.2018.10.093","ISSN":"0301-4797","journalAbbreviation":"Journal of Environmental Management","page":"511-520","source":"ScienceDirect","title":"How do landscape context and fences influence roadkill locations of small and medium-sized mammals?","volume":"235","author":[{"family":"Plante","given":"Judith"},{"family":"Jaeger","given":"Jochen A. G."},{"family":"Desrochers","given":"André"}],"issued":{"date-parts":[["2019",4,1]]}}}],"schema":"https://github.com/citation-style-language/schema/raw/master/csl-citation.json"} </w:instrText>
      </w:r>
      <w:r w:rsidR="00D56B6A" w:rsidRPr="00235BC3">
        <w:rPr>
          <w:rFonts w:ascii="Times New Roman" w:hAnsi="Times New Roman" w:cs="Times New Roman"/>
          <w:sz w:val="24"/>
          <w:szCs w:val="24"/>
          <w:lang w:val="en-GB"/>
        </w:rPr>
        <w:fldChar w:fldCharType="separate"/>
      </w:r>
      <w:r w:rsidR="00D56B6A" w:rsidRPr="00235BC3">
        <w:rPr>
          <w:rFonts w:ascii="Times New Roman" w:hAnsi="Times New Roman" w:cs="Times New Roman"/>
          <w:sz w:val="24"/>
          <w:szCs w:val="24"/>
          <w:lang w:val="en-GB"/>
        </w:rPr>
        <w:t>(Plante et al. 2019)</w:t>
      </w:r>
      <w:r w:rsidR="00D56B6A" w:rsidRPr="00235BC3">
        <w:rPr>
          <w:rFonts w:ascii="Times New Roman" w:hAnsi="Times New Roman" w:cs="Times New Roman"/>
          <w:sz w:val="24"/>
          <w:szCs w:val="24"/>
          <w:lang w:val="en-GB"/>
        </w:rPr>
        <w:fldChar w:fldCharType="end"/>
      </w:r>
      <w:r w:rsidR="00D56B6A" w:rsidRPr="00235BC3">
        <w:rPr>
          <w:rFonts w:ascii="Times New Roman" w:hAnsi="Times New Roman" w:cs="Times New Roman"/>
          <w:sz w:val="24"/>
          <w:szCs w:val="24"/>
          <w:lang w:val="en-GB"/>
        </w:rPr>
        <w:t xml:space="preserve">. For instance, a roadkill hotspot explained by high densities of a given </w:t>
      </w:r>
      <w:r w:rsidR="00D56B6A" w:rsidRPr="00235BC3">
        <w:rPr>
          <w:rFonts w:ascii="Times New Roman" w:hAnsi="Times New Roman" w:cs="Times New Roman"/>
          <w:sz w:val="24"/>
          <w:szCs w:val="24"/>
          <w:lang w:val="en-GB"/>
        </w:rPr>
        <w:lastRenderedPageBreak/>
        <w:t>species in a landscape</w:t>
      </w:r>
      <w:r w:rsidR="00D5224F">
        <w:rPr>
          <w:rFonts w:ascii="Times New Roman" w:hAnsi="Times New Roman" w:cs="Times New Roman"/>
          <w:sz w:val="24"/>
          <w:szCs w:val="24"/>
          <w:lang w:val="en-GB"/>
        </w:rPr>
        <w:t xml:space="preserve"> (predicted by </w:t>
      </w:r>
      <w:r w:rsidR="00D5224F">
        <w:rPr>
          <w:rFonts w:ascii="Times New Roman" w:hAnsi="Times New Roman" w:cs="Times New Roman"/>
          <w:i/>
          <w:iCs/>
          <w:sz w:val="24"/>
          <w:szCs w:val="24"/>
          <w:lang w:val="en-GB"/>
        </w:rPr>
        <w:t>E</w:t>
      </w:r>
      <w:r w:rsidR="00D5224F">
        <w:rPr>
          <w:rFonts w:ascii="Times New Roman" w:hAnsi="Times New Roman" w:cs="Times New Roman"/>
          <w:sz w:val="24"/>
          <w:szCs w:val="24"/>
          <w:lang w:val="en-GB"/>
        </w:rPr>
        <w:t>)</w:t>
      </w:r>
      <w:r w:rsidR="00D56B6A" w:rsidRPr="00235BC3">
        <w:rPr>
          <w:rFonts w:ascii="Times New Roman" w:hAnsi="Times New Roman" w:cs="Times New Roman"/>
          <w:sz w:val="24"/>
          <w:szCs w:val="24"/>
          <w:lang w:val="en-GB"/>
        </w:rPr>
        <w:t xml:space="preserve"> may be mitigated by </w:t>
      </w:r>
      <w:r w:rsidR="00011F8F">
        <w:rPr>
          <w:rFonts w:ascii="Times New Roman" w:hAnsi="Times New Roman" w:cs="Times New Roman"/>
          <w:sz w:val="24"/>
          <w:szCs w:val="24"/>
          <w:lang w:val="en-GB"/>
        </w:rPr>
        <w:t xml:space="preserve">fencing and </w:t>
      </w:r>
      <w:r w:rsidR="00D21480">
        <w:rPr>
          <w:rFonts w:ascii="Times New Roman" w:hAnsi="Times New Roman" w:cs="Times New Roman"/>
          <w:sz w:val="24"/>
          <w:szCs w:val="24"/>
          <w:lang w:val="en-GB"/>
        </w:rPr>
        <w:t>building crossing structures</w:t>
      </w:r>
      <w:r w:rsidR="00D56B6A" w:rsidRPr="00235BC3">
        <w:rPr>
          <w:rFonts w:ascii="Times New Roman" w:hAnsi="Times New Roman" w:cs="Times New Roman"/>
          <w:sz w:val="24"/>
          <w:szCs w:val="24"/>
          <w:lang w:val="en-GB"/>
        </w:rPr>
        <w:t xml:space="preserve">, while high </w:t>
      </w:r>
      <w:r w:rsidR="00626BB8">
        <w:rPr>
          <w:rFonts w:ascii="Times New Roman" w:hAnsi="Times New Roman" w:cs="Times New Roman"/>
          <w:sz w:val="24"/>
          <w:szCs w:val="24"/>
          <w:lang w:val="en-GB"/>
        </w:rPr>
        <w:t xml:space="preserve">danger </w:t>
      </w:r>
      <w:r w:rsidR="0021355F">
        <w:rPr>
          <w:rFonts w:ascii="Times New Roman" w:hAnsi="Times New Roman" w:cs="Times New Roman"/>
          <w:sz w:val="24"/>
          <w:szCs w:val="24"/>
          <w:lang w:val="en-GB"/>
        </w:rPr>
        <w:t xml:space="preserve">(predicted by </w:t>
      </w:r>
      <w:r w:rsidR="0021355F" w:rsidRPr="0021355F">
        <w:rPr>
          <w:rFonts w:ascii="Times New Roman" w:hAnsi="Times New Roman" w:cs="Times New Roman"/>
          <w:i/>
          <w:iCs/>
          <w:sz w:val="24"/>
          <w:szCs w:val="24"/>
          <w:lang w:val="en-GB"/>
        </w:rPr>
        <w:t>D</w:t>
      </w:r>
      <w:r w:rsidR="0021355F">
        <w:rPr>
          <w:rFonts w:ascii="Times New Roman" w:hAnsi="Times New Roman" w:cs="Times New Roman"/>
          <w:sz w:val="24"/>
          <w:szCs w:val="24"/>
          <w:lang w:val="en-GB"/>
        </w:rPr>
        <w:t xml:space="preserve">) </w:t>
      </w:r>
      <w:r w:rsidR="00D10656">
        <w:rPr>
          <w:rFonts w:ascii="Times New Roman" w:hAnsi="Times New Roman" w:cs="Times New Roman"/>
          <w:sz w:val="24"/>
          <w:szCs w:val="24"/>
          <w:lang w:val="en-GB"/>
        </w:rPr>
        <w:t>would</w:t>
      </w:r>
      <w:r w:rsidR="00D56B6A" w:rsidRPr="00235BC3">
        <w:rPr>
          <w:rFonts w:ascii="Times New Roman" w:hAnsi="Times New Roman" w:cs="Times New Roman"/>
          <w:sz w:val="24"/>
          <w:szCs w:val="24"/>
          <w:lang w:val="en-GB"/>
        </w:rPr>
        <w:t xml:space="preserve"> primarily require measures oriented towards </w:t>
      </w:r>
      <w:r w:rsidR="00A21229" w:rsidRPr="00235BC3">
        <w:rPr>
          <w:rFonts w:ascii="Times New Roman" w:hAnsi="Times New Roman" w:cs="Times New Roman"/>
          <w:sz w:val="24"/>
          <w:szCs w:val="24"/>
          <w:lang w:val="en-GB"/>
        </w:rPr>
        <w:t xml:space="preserve">vehicle </w:t>
      </w:r>
      <w:r w:rsidR="00D56B6A" w:rsidRPr="00235BC3">
        <w:rPr>
          <w:rFonts w:ascii="Times New Roman" w:hAnsi="Times New Roman" w:cs="Times New Roman"/>
          <w:sz w:val="24"/>
          <w:szCs w:val="24"/>
          <w:lang w:val="en-GB"/>
        </w:rPr>
        <w:t>drivers</w:t>
      </w:r>
      <w:r w:rsidR="00E86F2F">
        <w:rPr>
          <w:rFonts w:ascii="Times New Roman" w:hAnsi="Times New Roman" w:cs="Times New Roman"/>
          <w:sz w:val="24"/>
          <w:szCs w:val="24"/>
          <w:lang w:val="en-GB"/>
        </w:rPr>
        <w:t>, traffic modulation or roadsides</w:t>
      </w:r>
      <w:r w:rsidR="00D10D30">
        <w:rPr>
          <w:rFonts w:ascii="Times New Roman" w:hAnsi="Times New Roman" w:cs="Times New Roman"/>
          <w:sz w:val="24"/>
          <w:szCs w:val="24"/>
          <w:lang w:val="en-GB"/>
        </w:rPr>
        <w:t xml:space="preserve"> management</w:t>
      </w:r>
      <w:r w:rsidR="00D56B6A" w:rsidRPr="00235BC3">
        <w:rPr>
          <w:rFonts w:ascii="Times New Roman" w:hAnsi="Times New Roman" w:cs="Times New Roman"/>
          <w:sz w:val="24"/>
          <w:szCs w:val="24"/>
          <w:lang w:val="en-GB"/>
        </w:rPr>
        <w:t xml:space="preserve">. </w:t>
      </w:r>
    </w:p>
    <w:p w14:paraId="2445C815" w14:textId="2F5D2AB0" w:rsidR="007855FB" w:rsidRDefault="007855FB" w:rsidP="00235BC3">
      <w:pPr>
        <w:spacing w:line="480" w:lineRule="auto"/>
        <w:rPr>
          <w:rFonts w:ascii="Times New Roman" w:eastAsiaTheme="minorEastAsia" w:hAnsi="Times New Roman" w:cs="Times New Roman"/>
          <w:sz w:val="24"/>
          <w:szCs w:val="24"/>
          <w:lang w:val="en-GB"/>
        </w:rPr>
      </w:pPr>
    </w:p>
    <w:p w14:paraId="41642FDD" w14:textId="6C67B421" w:rsidR="00BF77A1" w:rsidRPr="00BF77A1" w:rsidRDefault="00BF77A1" w:rsidP="00235BC3">
      <w:pPr>
        <w:spacing w:line="480" w:lineRule="auto"/>
        <w:rPr>
          <w:rFonts w:ascii="Times New Roman" w:eastAsiaTheme="minorEastAsia" w:hAnsi="Times New Roman" w:cs="Times New Roman"/>
          <w:sz w:val="24"/>
          <w:szCs w:val="24"/>
          <w:lang w:val="en-AU"/>
        </w:rPr>
      </w:pPr>
      <w:r w:rsidRPr="00BF77A1">
        <w:rPr>
          <w:rFonts w:ascii="Times New Roman" w:eastAsiaTheme="minorEastAsia" w:hAnsi="Times New Roman" w:cs="Times New Roman"/>
          <w:sz w:val="24"/>
          <w:szCs w:val="24"/>
          <w:lang w:val="en-AU"/>
        </w:rPr>
        <w:t xml:space="preserve">A central difficulty in </w:t>
      </w:r>
      <w:proofErr w:type="spellStart"/>
      <w:r w:rsidRPr="00BF77A1">
        <w:rPr>
          <w:rFonts w:ascii="Times New Roman" w:eastAsiaTheme="minorEastAsia" w:hAnsi="Times New Roman" w:cs="Times New Roman"/>
          <w:sz w:val="24"/>
          <w:szCs w:val="24"/>
          <w:lang w:val="en-AU"/>
        </w:rPr>
        <w:t>modeling</w:t>
      </w:r>
      <w:proofErr w:type="spellEnd"/>
      <w:r w:rsidRPr="00BF77A1">
        <w:rPr>
          <w:rFonts w:ascii="Times New Roman" w:eastAsiaTheme="minorEastAsia" w:hAnsi="Times New Roman" w:cs="Times New Roman"/>
          <w:sz w:val="24"/>
          <w:szCs w:val="24"/>
          <w:lang w:val="en-AU"/>
        </w:rPr>
        <w:t xml:space="preserve"> roadkill patterns arises from the mismatch in spatial structures between exposure (E) and danger (D). Exposure is inherently a two-dimensional surface describing the presence intensity of live animals, whereas danger is constrained to a one-dimensional linear network, the road system. Many studies have circumvented this problem by simplifying the geometry: downgrading the roadkill point process to counts within a two-dimensional grid, buffering around roads, or even ignoring the distinction altogether </w:t>
      </w:r>
      <w:r>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{"citationID":"2oszvJSG","properties":{"formattedCitation":"(e.g. Grilo et al. 2015, Wright et al. 2020, Morelli et al. 2020, Martins et al. 2024)","plainCitation":"(e.g. Grilo et al. 2015, Wright et al. 2020, Morelli et al. 2020, Martins et al. 2024)","noteIndex":0},"citationItems":[{"id":50543,"uris":["http://zotero.org/users/942300/items/9L7BA3UR"],"itemData":{"id":50543,"type":"article-journal","abstract":"Previous studies have found that the relationship between wildlife road mortality and traffic volume follows a threshold effect on low traffic volume roads. We aimed at evaluating the response of several species to increasing traffic intensity on highways over a large geographic area and temporal period. We used data of four terrestrial vertebrate species with different biological and ecological features known by their high road-kill rates: the barn owl (Tyto alba), hedgehog (Erinaceus europaeus), red fox (Vulpes vulpes) and European rabbit (Oryctolagus cuniculus). Additionally, we checked whether road-kill likelihood varies when traffic patterns depart from the average. We used annual average daily traffic (AADT) and road-kill records observed along 1000km of highways in Portugal over seven consecutive years (2003–2009). We fitted candidate models using Generalized Linear Models with a binomial distribution through a sample unit of 1km segments to describe the effect of traffic on the probability of finding at least one victim in each segment during the study. We also assigned for each road-kill record the traffic of that day and the AADT on that year to test for differences using Paired Student's t-test. Mortality risk declined significantly with traffic volume but varied among species: the probability of finding road-killed red foxes and rabbits occurs up to moderate traffic volumes (&lt;20,000AADT) whereas barn owls and hedgehogs occurred up to higher traffic volumes (40,000AADT). Perception of risk may explain differences in responses towards high traffic highway segments. Road-kill rates did not vary significantly when traffic intensity departed from the average. In summary, we did not find evidence of traffic thresholds for the analysed species and traffic intensities. We suggest mitigation measures to reduce mortality be applied in particular on low traffic roads (&lt;5000AADT) while additional measures to reduce barrier effects should take into account species-specific behavioural traits.","container-title":"Environmental Impact Assessment Review","DOI":"10.1016/j.eiar.2015.07.003","ISSN":"0195-9255","journalAbbreviation":"Environmental Impact Assessment Review","page":"54-58","source":"ScienceDirect","title":"No evidence of a threshold in traffic volume affecting road-kill mortality at a large spatio-temporal scale","volume":"55","author":[{"family":"Grilo","given":"Clara"},{"family":"Ferreira","given":"Flavio Zanchetta"},{"family":"Revilla","given":"Eloy"}],"issued":{"date-parts":[["2015",11,1]]}},"label":"page","prefix":"e.g. "},{"id":50556,"uris":["http://zotero.org/users/942300/items/YVBZD8YQ"],"itemData":{"id":50556,"type":"article-journal","abstract":"Road vehicle collisions are likely to be an important contributory factor in the decline of the European hedgehog (Erinaceus europaeus) in Britain. Here, a collaborative roadkill dataset collected from multiple projects across Britain was used to assess when, where and why hedgehog roadkill are more likely to occur. Seasonal trends were assessed using a Generalized Additive Model. There were few casualties in winter—the hibernation season for hedgehogs—with a gradual increase from February that reached a peak in July before declining thereafter. A sequential multi-level Habitat Suitability Modelling (HSM) framework was then used to identify areas showing a high probability of hedgehog roadkill occurrence throughout the entire British road network (</w:instrText>
      </w:r>
      <w:r w:rsidR="006D313E">
        <w:rPr>
          <w:rFonts w:ascii="Cambria Math" w:eastAsiaTheme="minorEastAsia" w:hAnsi="Cambria Math" w:cs="Cambria Math"/>
          <w:sz w:val="24"/>
          <w:szCs w:val="24"/>
          <w:lang w:val="en-GB"/>
        </w:rPr>
        <w:instrText>∼</w:instrText>
      </w:r>
      <w:r w:rsidR="006D313E">
        <w:rPr>
          <w:rFonts w:ascii="Times New Roman" w:eastAsiaTheme="minorEastAsia" w:hAnsi="Times New Roman" w:cs="Times New Roman"/>
          <w:sz w:val="24"/>
          <w:szCs w:val="24"/>
          <w:lang w:val="en-GB"/>
        </w:rPr>
        <w:instrText xml:space="preserve">400,000 km) based on multi-scale environmental determinants. The HSM predicted that grassland and urban habitat coverage were important in predicting the probability of roadkill at a national scale. Probabilities peaked at approximately 50% urban cover at a one km scale and increased linearly with grassland cover (improved and rough grassland). Areas predicted to experience high probabilities of hedgehog roadkill occurrence were therefore in urban and suburban environments, that is, where a mix of urban and grassland habitats occur. These areas covered 9% of the total British road network. In combination with information on the frequency with which particular locations have hedgehog road casualties, the framework can help to identify priority areas for mitigation measures.","container-title":"PeerJ","DOI":"10.7717/peerj.8154","ISSN":"2167-8359","journalAbbreviation":"PeerJ","language":"en","note":"publisher: PeerJ Inc.","page":"e8154","source":"peerj.com","title":"Predicting hedgehog mortality risks on British roads using habitat suitability modelling","volume":"7","author":[{"family":"Wright","given":"Patrick G. R."},{"family":"Coomber","given":"Frazer G."},{"family":"Bellamy","given":"Chloe C."},{"family":"Perkins","given":"Sarah E."},{"family":"Mathews","given":"Fiona"}],"issued":{"date-parts":[["2020",1,21]]}},"label":"page"},{"id":50541,"uris":["http://zotero.org/users/942300/items/ZQRE88C5"],"itemData":{"id":50541,"type":"article-journal","abstract":"In this study, we propose a novel strategy for identifying potential hotspots of avian roadkills in Europe. The proposed approach combines information about the spatial distribution of bird species at a comparatively higher risk of roadkill with data on road density. First, using a large dataset collected from several European studies and reports, we extracted the frequency of occurrence of bird casualties for 209 breeding bird species recorded in roadkill events. We standardized the relative frequency of roadkill from 0 (species never recorded in bird casualties' reports) to 1 (species with the higher number of roadkill's), obtaining a continuous variable that indicates the potential risk of roadkill species by species. Second, using published data on the spatial distribution of breeding bird species in Europe, we calculated the cumulative risk of roadkill in each bird assemblages, by considering the sum of the values estimated for each species in the previous step. Third, we calculated the road density in each spatial unit. Finally, we elaborate a forecasting map of potential avian roadkill-risk across Europe, by combining the data on road density and cumulative roadkill risk of bird communities. The tool proposed can help to identify potential hotspots at different spatial scales where the risk of avian roadkill is high, offering the possibility to improve conservation measures in road planning. Briefly, the prediction of where there is aligned convergence between communities with highly ranked species and landscapes with dense road networks can be used in procedures modelling wildlife-car collisions, for transportation mitigation projects.","container-title":"Biological Conservation","DOI":"10.1016/j.biocon.2020.108729","ISSN":"0006-3207","journalAbbreviation":"Biological Conservation","page":"108729","source":"ScienceDirect","title":"A forecasting map of avian roadkill-risk in Europe: A tool to identify potential hotspots","title-short":"A forecasting map of avian roadkill-risk in Europe","volume":"249","author":[{"family":"Morelli","given":"Federico"},{"family":"Benedetti","given":"Yanina"},{"family":"Delgado","given":"Juan D."}],"issued":{"date-parts":[["2020",9,1]]}}},{"id":50542,"uris":["http://zotero.org/users/942300/items/VMT2IIUZ"],"itemData":{"id":50542,"type":"article-journal","abstract":"Identifying highway sections with high vertebrate roadkill and associated landscape features is crucial for proposing mitigation measures to reduce the negative impacts of wildlife-vehicle collisions on biodiversity, human safety, and the economy. Focusing on highways in the State of Mato Grosso do Sul, Brazil, this study proposes a prioritization of road segments for implementing mitigation measures based on landscape characteristics and roadkill hotspots recorded between 2016 and 2018. Roadkills distribution was assessed using Hotspot Identification, detecting sections with the highest collision intensity. The effect of landscape variables, such as the area and distance of natural vegetation and anthropic land use within 1 km of the highways, on roadkill was modelled using General Linear Mixed Models, which were evaluated based on two response variables: (1) roadkill presence/absence and (2) roadkill abundance, with model selection by the Akaike information criterion. Based </w:instrText>
      </w:r>
      <w:r w:rsidR="006D313E" w:rsidRPr="006D313E">
        <w:rPr>
          <w:rFonts w:ascii="Times New Roman" w:eastAsiaTheme="minorEastAsia" w:hAnsi="Times New Roman" w:cs="Times New Roman"/>
          <w:sz w:val="24"/>
          <w:szCs w:val="24"/>
        </w:rPr>
        <w:instrText xml:space="preserve">on roadkill hotspot identification analysis and predictive models of the influence of landscape elements on roadkill occurrence and abundance, an evaluation criterion was proposed to determine the priority sites for installing wildlife crossings, speed bumps, and signposts. Wildlife-vehicle collisions were positively associated with riparian vegetation areas and urban areas, while negatively associated with silviculture and distance to “cerradão” (forest Cerrado) patches. Eleven road sections were identified as top priority, two as high priority and 78 as medium priority for the installation of mitigation measures with varying cost-benefit ratios. Our results can potentially guide decision-making at broader scales and provide mitigating alternatives applicable to dry ecosystems such as the Cerrado (Brazilian Savanna).","container-title":"Journal for Nature Conservation","DOI":"10.1016/j.jnc.2024.126738","ISSN":"1617-1381","journalAbbreviation":"Journal for Nature Conservation","page":"126738","source":"ScienceDirect","title":"Combining roadkill hotspots and landscape features to guide mitigation measures on highways","volume":"82","author":[{"family":"Martins","given":"Thais"},{"family":"Rodrigues Freitas","given":"Simone"},{"family":"Lupinetti-Cunha","given":"Artur"},{"family":"Semensatto","given":"Décio"},{"family":"Hardt","given":"Elisa"}],"issued":{"date-parts":[["2024",12,1]]}}}],"schema":"https://github.com/citation-style-language/schema/raw/master/csl-citation.json"} </w:instrText>
      </w:r>
      <w:r>
        <w:rPr>
          <w:rFonts w:ascii="Times New Roman" w:eastAsiaTheme="minorEastAsia" w:hAnsi="Times New Roman" w:cs="Times New Roman"/>
          <w:sz w:val="24"/>
          <w:szCs w:val="24"/>
          <w:lang w:val="en-GB"/>
        </w:rPr>
        <w:fldChar w:fldCharType="separate"/>
      </w:r>
      <w:r w:rsidRPr="0015472D">
        <w:rPr>
          <w:rFonts w:ascii="Times New Roman" w:hAnsi="Times New Roman" w:cs="Times New Roman"/>
          <w:sz w:val="24"/>
        </w:rPr>
        <w:t>(e.g. Grilo et al. 2015, Wright et al. 2020, Morelli et al. 2020, Martins et al. 2024)</w:t>
      </w:r>
      <w:r>
        <w:rPr>
          <w:rFonts w:ascii="Times New Roman" w:eastAsiaTheme="minorEastAsia" w:hAnsi="Times New Roman" w:cs="Times New Roman"/>
          <w:sz w:val="24"/>
          <w:szCs w:val="24"/>
          <w:lang w:val="en-GB"/>
        </w:rPr>
        <w:fldChar w:fldCharType="end"/>
      </w:r>
      <w:r w:rsidRPr="00D93CE2">
        <w:rPr>
          <w:rFonts w:ascii="Times New Roman" w:eastAsiaTheme="minorEastAsia" w:hAnsi="Times New Roman" w:cs="Times New Roman"/>
          <w:sz w:val="24"/>
          <w:szCs w:val="24"/>
        </w:rPr>
        <w:t xml:space="preserve">. </w:t>
      </w:r>
      <w:r w:rsidRPr="00BF77A1">
        <w:rPr>
          <w:rFonts w:ascii="Times New Roman" w:eastAsiaTheme="minorEastAsia" w:hAnsi="Times New Roman" w:cs="Times New Roman"/>
          <w:sz w:val="24"/>
          <w:szCs w:val="24"/>
          <w:lang w:val="en-AU"/>
        </w:rPr>
        <w:t xml:space="preserve">By contrast, the risk model framework explicitly treats E and D as independent components, which clarifies their respective spatial domains and allows for more tailored </w:t>
      </w:r>
      <w:proofErr w:type="spellStart"/>
      <w:r w:rsidRPr="00BF77A1">
        <w:rPr>
          <w:rFonts w:ascii="Times New Roman" w:eastAsiaTheme="minorEastAsia" w:hAnsi="Times New Roman" w:cs="Times New Roman"/>
          <w:sz w:val="24"/>
          <w:szCs w:val="24"/>
          <w:lang w:val="en-AU"/>
        </w:rPr>
        <w:t>modeling</w:t>
      </w:r>
      <w:proofErr w:type="spellEnd"/>
      <w:r w:rsidRPr="00BF77A1">
        <w:rPr>
          <w:rFonts w:ascii="Times New Roman" w:eastAsiaTheme="minorEastAsia" w:hAnsi="Times New Roman" w:cs="Times New Roman"/>
          <w:sz w:val="24"/>
          <w:szCs w:val="24"/>
          <w:lang w:val="en-AU"/>
        </w:rPr>
        <w:t xml:space="preserve"> strategies. Exposure (E) can be fitted as a two-dimensional surface of probability of presence using data on live animals, with methods ranging from patch-occupancy models </w:t>
      </w:r>
      <w:r>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{"citationID":"oOPw33zm","properties":{"formattedCitation":"(Altwegg and Nichols 2019)","plainCitation":"(Altwegg and Nichols 2019)","noteIndex":0},"citationItems":[{"id":39516,"uris":["http://zotero.org/users/942300/items/8BMPMXMP"],"itemData":{"id":39516,"type":"article-journal","abstract":"Large-scale citizen-science projects, such as atlases of species distribution, are an important source of data for macroecological research, for understanding the effects of climate change and other drivers on biodiversity, and for more applied conservation tasks, such as early-warning systems for biodiversity loss. However, citizen-science data are challenging to analyse because the observation process has to be taken into account. Typically, the observation process leads to heterogeneous and non-random sampling, false absences, false detections, and spatial correlations in the data. Increasingly, occupancy models are being used to analyse atlas data. We advocate a dual approach to strengthen inference from citizen science data for the questions the programme is intended to address: (a) the survey design should be chosen with a particular set of questions and associated analysis strategy in mind and (b) the statistical methods should be tailored not only to those questions but also to the specific characteristics of the data. We review the consequences of particular survey design choices that typically need to be made in atlas-style citizen-science projects. These include spatial resolution of the sampling units, allocation of effort in space, and collection of information about the observation process. On the analysis side, we review extensions of the basic occupancy models that are frequently necessary with atlas data, including methods for dealing with heterogeneity, non-independent detections, false detections, and violation of the closure assumption. New technologies, such as cell-phone apps and fixed remote detection devices, are revolutionizing citizen-science projects. There is an opportunity to maximize the usefulness of the resulting datasets if the protocols are rooted in robust statistical designs and data analysis issues are being considered. Our review provides guidelines for designing new projects and an overview of the current methods that can be used to analyse data from such projects.","container-title":"Methods in Ecology and Evolution","DOI":"10.1111/2041-210X.13090","ISSN":"2041-210X","issue":"1","language":"en","note":"number: 1","page":"8-21","source":"Wiley Online Library","title":"Occupancy models for citizen-science data","volume":"10","author":[{"family":"Altwegg","given":"Res"},{"family":"Nichols","given":"James D."}],"issued":{"date-parts":[["2019"]]}}}],"schema":"https://github.com/citation-style-language/schema/raw/master/csl-citation.json"} </w:instrText>
      </w:r>
      <w:r>
        <w:rPr>
          <w:rFonts w:ascii="Times New Roman" w:eastAsiaTheme="minorEastAsia" w:hAnsi="Times New Roman" w:cs="Times New Roman"/>
          <w:sz w:val="24"/>
          <w:szCs w:val="24"/>
          <w:lang w:val="en-GB"/>
        </w:rPr>
        <w:fldChar w:fldCharType="separate"/>
      </w:r>
      <w:r w:rsidRPr="00221AC0">
        <w:rPr>
          <w:rFonts w:ascii="Times New Roman" w:hAnsi="Times New Roman" w:cs="Times New Roman"/>
          <w:sz w:val="24"/>
          <w:lang w:val="en-GB"/>
        </w:rPr>
        <w:t>(Altwegg and Nichols 2019)</w:t>
      </w:r>
      <w:r>
        <w:rPr>
          <w:rFonts w:ascii="Times New Roman" w:eastAsiaTheme="minorEastAsia" w:hAnsi="Times New Roman" w:cs="Times New Roman"/>
          <w:sz w:val="24"/>
          <w:szCs w:val="24"/>
          <w:lang w:val="en-GB"/>
        </w:rPr>
        <w:fldChar w:fldCharType="end"/>
      </w:r>
      <w:r>
        <w:rPr>
          <w:rFonts w:ascii="Times New Roman" w:eastAsiaTheme="minorEastAsia" w:hAnsi="Times New Roman" w:cs="Times New Roman"/>
          <w:sz w:val="24"/>
          <w:szCs w:val="24"/>
          <w:lang w:val="en-GB"/>
        </w:rPr>
        <w:t xml:space="preserve">, </w:t>
      </w:r>
      <w:r w:rsidRPr="00BF77A1">
        <w:rPr>
          <w:rFonts w:ascii="Times New Roman" w:eastAsiaTheme="minorEastAsia" w:hAnsi="Times New Roman" w:cs="Times New Roman"/>
          <w:sz w:val="24"/>
          <w:szCs w:val="24"/>
          <w:lang w:val="en-AU"/>
        </w:rPr>
        <w:t xml:space="preserve">to point pattern approaches such as </w:t>
      </w:r>
      <w:proofErr w:type="spellStart"/>
      <w:r w:rsidRPr="00BF77A1">
        <w:rPr>
          <w:rFonts w:ascii="Times New Roman" w:eastAsiaTheme="minorEastAsia" w:hAnsi="Times New Roman" w:cs="Times New Roman"/>
          <w:sz w:val="24"/>
          <w:szCs w:val="24"/>
          <w:lang w:val="en-AU"/>
        </w:rPr>
        <w:t>MaxEnt</w:t>
      </w:r>
      <w:proofErr w:type="spellEnd"/>
      <w:r w:rsidRPr="00BF77A1">
        <w:rPr>
          <w:rFonts w:ascii="Times New Roman" w:eastAsiaTheme="minorEastAsia" w:hAnsi="Times New Roman" w:cs="Times New Roman"/>
          <w:sz w:val="24"/>
          <w:szCs w:val="24"/>
          <w:lang w:val="en-AU"/>
        </w:rPr>
        <w:t xml:space="preserve"> </w:t>
      </w:r>
      <w:r>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{"citationID":"kcp1hJ60","properties":{"formattedCitation":"(Renner and Warton 2013)","plainCitation":"(Renner and Warton 2013)","noteIndex":0},"citationItems":[{"id":21109,"uris":["http://zotero.org/users/942300/items/FQVQS3HR"],"itemData":{"id":21109,"type":"article-journal","abstract":"Modeling the spatial distribution of a species is a fundamental problem in ecology. A number of modeling methods have been developed, an extremely popular one being MAXENT, a maximum entropy modeling approach. In this article, we show that MAXENT is equivalent to a Poisson regression model and hence is related to a Poisson point process model, differing only in the intercept term, which is scale-dependent in MAXENT. We illustrate a number of improvements to MAXENT that follow from these relations. In particular, a point process model approach facilitates methods for choosing the appropriate spatial resolution, assessing model adequacy, and choosing the LASSO penalty parameter, all currently unavailable to MAXENT. The equivalence result represents a significant step in the unification of the species distribution modeling literature.","container-title":"Biometrics","DOI":"10.1111/j.1541-0420.2012.01824.x","ISSN":"1541-0420","issue":"1","journalAbbreviation":"BIOM","language":"en","license":"Copyright © 2013, The International Biometric Society","page":"274-281","source":"Wiley Online Library","title":"Equivalence of MAXENT and Poisson Point Process Models for Species Distribution Modeling in Ecology","volume":"69","author":[{"family":"Renner","given":"Ian W."},{"family":"Warton","given":"David I."}],"issued":{"date-parts":[["2013",3,1]]}}}],"schema":"https://github.com/citation-style-language/schema/raw/master/csl-citation.json"} </w:instrText>
      </w:r>
      <w:r>
        <w:rPr>
          <w:rFonts w:ascii="Times New Roman" w:eastAsiaTheme="minorEastAsia" w:hAnsi="Times New Roman" w:cs="Times New Roman"/>
          <w:sz w:val="24"/>
          <w:szCs w:val="24"/>
          <w:lang w:val="en-GB"/>
        </w:rPr>
        <w:fldChar w:fldCharType="separate"/>
      </w:r>
      <w:r w:rsidRPr="008E5334">
        <w:rPr>
          <w:rFonts w:ascii="Times New Roman" w:hAnsi="Times New Roman" w:cs="Times New Roman"/>
          <w:sz w:val="24"/>
          <w:lang w:val="en-GB"/>
        </w:rPr>
        <w:t>(Renner and Warton 2013)</w:t>
      </w:r>
      <w:r>
        <w:rPr>
          <w:rFonts w:ascii="Times New Roman" w:eastAsiaTheme="minorEastAsia" w:hAnsi="Times New Roman" w:cs="Times New Roman"/>
          <w:sz w:val="24"/>
          <w:szCs w:val="24"/>
          <w:lang w:val="en-GB"/>
        </w:rPr>
        <w:fldChar w:fldCharType="end"/>
      </w:r>
      <w:r w:rsidRPr="00BF77A1">
        <w:rPr>
          <w:rFonts w:ascii="Times New Roman" w:eastAsiaTheme="minorEastAsia" w:hAnsi="Times New Roman" w:cs="Times New Roman"/>
          <w:sz w:val="24"/>
          <w:szCs w:val="24"/>
          <w:lang w:val="en-AU"/>
        </w:rPr>
        <w:t xml:space="preserve">, or other envelope models </w:t>
      </w:r>
      <w:r>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{"citationID":"yPd11OaQ","properties":{"formattedCitation":"(Guisan 2017)","plainCitation":"(Guisan 2017)","noteIndex":0},"citationItems":[{"id":22571,"uris":["http://zotero.org/users/942300/items/YAZ6RICM"],"itemData":{"id":22571,"type":"book","abstract":"This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courses.","edition":"1st edition","event-place":"Cambridge, United Kingdom ; New York, NY","ISBN":"978-0-521-75836-9","language":"English","number-of-pages":"478","publisher":"Cambridge University Press","publisher-place":"Cambridge, United Kingdom ; New York, NY","source":"Amazon","title":"Habitat Suitability and Distribution Models","author":[{"family":"Guisan","given":"Antoine"}],"issued":{"date-parts":[["2017",10,17]]}}}],"schema":"https://github.com/citation-style-language/schema/raw/master/csl-citation.json"} </w:instrText>
      </w:r>
      <w:r>
        <w:rPr>
          <w:rFonts w:ascii="Times New Roman" w:eastAsiaTheme="minorEastAsia" w:hAnsi="Times New Roman" w:cs="Times New Roman"/>
          <w:sz w:val="24"/>
          <w:szCs w:val="24"/>
          <w:lang w:val="en-GB"/>
        </w:rPr>
        <w:fldChar w:fldCharType="separate"/>
      </w:r>
      <w:r w:rsidRPr="007B2A99">
        <w:rPr>
          <w:rFonts w:ascii="Times New Roman" w:hAnsi="Times New Roman" w:cs="Times New Roman"/>
          <w:sz w:val="24"/>
          <w:lang w:val="en-GB"/>
        </w:rPr>
        <w:t>(</w:t>
      </w:r>
      <w:proofErr w:type="spellStart"/>
      <w:r w:rsidRPr="007B2A99">
        <w:rPr>
          <w:rFonts w:ascii="Times New Roman" w:hAnsi="Times New Roman" w:cs="Times New Roman"/>
          <w:sz w:val="24"/>
          <w:lang w:val="en-GB"/>
        </w:rPr>
        <w:t>Guisan</w:t>
      </w:r>
      <w:proofErr w:type="spellEnd"/>
      <w:r w:rsidRPr="007B2A99">
        <w:rPr>
          <w:rFonts w:ascii="Times New Roman" w:hAnsi="Times New Roman" w:cs="Times New Roman"/>
          <w:sz w:val="24"/>
          <w:lang w:val="en-GB"/>
        </w:rPr>
        <w:t xml:space="preserve"> 2017)</w:t>
      </w:r>
      <w:r>
        <w:rPr>
          <w:rFonts w:ascii="Times New Roman" w:eastAsiaTheme="minorEastAsia" w:hAnsi="Times New Roman" w:cs="Times New Roman"/>
          <w:sz w:val="24"/>
          <w:szCs w:val="24"/>
          <w:lang w:val="en-GB"/>
        </w:rPr>
        <w:fldChar w:fldCharType="end"/>
      </w:r>
      <w:r w:rsidRPr="00BF77A1">
        <w:rPr>
          <w:rFonts w:ascii="Times New Roman" w:eastAsiaTheme="minorEastAsia" w:hAnsi="Times New Roman" w:cs="Times New Roman"/>
          <w:sz w:val="24"/>
          <w:szCs w:val="24"/>
          <w:lang w:val="en-AU"/>
        </w:rPr>
        <w:t>.</w:t>
      </w:r>
      <w:r>
        <w:rPr>
          <w:rFonts w:ascii="Times New Roman" w:eastAsiaTheme="minorEastAsia" w:hAnsi="Times New Roman" w:cs="Times New Roman"/>
          <w:sz w:val="24"/>
          <w:szCs w:val="24"/>
          <w:lang w:val="en-AU"/>
        </w:rPr>
        <w:t xml:space="preserve"> </w:t>
      </w:r>
      <w:r w:rsidRPr="00BF77A1">
        <w:rPr>
          <w:rFonts w:ascii="Times New Roman" w:eastAsiaTheme="minorEastAsia" w:hAnsi="Times New Roman" w:cs="Times New Roman"/>
          <w:sz w:val="24"/>
          <w:szCs w:val="24"/>
          <w:lang w:val="en-AU"/>
        </w:rPr>
        <w:t xml:space="preserve">Danger (D), being restricted to roads, can instead be </w:t>
      </w:r>
      <w:proofErr w:type="spellStart"/>
      <w:r w:rsidRPr="00BF77A1">
        <w:rPr>
          <w:rFonts w:ascii="Times New Roman" w:eastAsiaTheme="minorEastAsia" w:hAnsi="Times New Roman" w:cs="Times New Roman"/>
          <w:sz w:val="24"/>
          <w:szCs w:val="24"/>
          <w:lang w:val="en-AU"/>
        </w:rPr>
        <w:t>modeled</w:t>
      </w:r>
      <w:proofErr w:type="spellEnd"/>
      <w:r w:rsidRPr="00BF77A1">
        <w:rPr>
          <w:rFonts w:ascii="Times New Roman" w:eastAsiaTheme="minorEastAsia" w:hAnsi="Times New Roman" w:cs="Times New Roman"/>
          <w:sz w:val="24"/>
          <w:szCs w:val="24"/>
          <w:lang w:val="en-AU"/>
        </w:rPr>
        <w:t xml:space="preserve"> through one-dimensional processes on linear networks. Three families of approaches are available: (</w:t>
      </w:r>
      <w:proofErr w:type="spellStart"/>
      <w:r w:rsidRPr="00BF77A1">
        <w:rPr>
          <w:rFonts w:ascii="Times New Roman" w:eastAsiaTheme="minorEastAsia" w:hAnsi="Times New Roman" w:cs="Times New Roman"/>
          <w:sz w:val="24"/>
          <w:szCs w:val="24"/>
          <w:lang w:val="en-AU"/>
        </w:rPr>
        <w:t>i</w:t>
      </w:r>
      <w:proofErr w:type="spellEnd"/>
      <w:r w:rsidRPr="00BF77A1">
        <w:rPr>
          <w:rFonts w:ascii="Times New Roman" w:eastAsiaTheme="minorEastAsia" w:hAnsi="Times New Roman" w:cs="Times New Roman"/>
          <w:sz w:val="24"/>
          <w:szCs w:val="24"/>
          <w:lang w:val="en-AU"/>
        </w:rPr>
        <w:t>) point-process models on linear networks, which account for network-aware distances and topology</w:t>
      </w:r>
      <w:r w:rsidR="006D313E">
        <w:rPr>
          <w:rFonts w:ascii="Times New Roman" w:eastAsiaTheme="minorEastAsia" w:hAnsi="Times New Roman" w:cs="Times New Roman"/>
          <w:sz w:val="24"/>
          <w:szCs w:val="24"/>
          <w:lang w:val="en-AU"/>
        </w:rPr>
        <w:t xml:space="preserve"> </w:t>
      </w:r>
      <w:r w:rsidR="006D313E">
        <w:rPr>
          <w:rFonts w:ascii="Times New Roman" w:eastAsiaTheme="minorEastAsia" w:hAnsi="Times New Roman" w:cs="Times New Roman"/>
          <w:sz w:val="24"/>
          <w:szCs w:val="24"/>
          <w:lang w:val="en-AU"/>
        </w:rPr>
        <w:fldChar w:fldCharType="begin"/>
      </w:r>
      <w:r w:rsidR="006D313E">
        <w:rPr>
          <w:rFonts w:ascii="Times New Roman" w:eastAsiaTheme="minorEastAsia" w:hAnsi="Times New Roman" w:cs="Times New Roman"/>
          <w:sz w:val="24"/>
          <w:szCs w:val="24"/>
          <w:lang w:val="en-AU"/>
        </w:rPr>
        <w:instrText xml:space="preserve"> ADDIN ZOTERO_ITEM CSL_CITATION {"citationID":"9oWu9Abw","properties":{"formattedCitation":"(Baddeley et al. 2016, 2021)","plainCitation":"(Baddeley et al. 2016, 2021)","noteIndex":0},"citationItems":[{"id":50713,"uris":["http://zotero.org/users/942300/items/BWYY8TEQ"],"itemData":{"id":50713,"type":"book","abstract":"Modern Statistical Methodology and Software for Analyzing Spatial Point PatternsSpatial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questions.Practical Advice on Data Analysis and Guidance on the Validity and Applicability of MethodsThe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lines.Easily Analyze Your Own DataThroughout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London New York","ISBN":"978-1-4822-1020-0","language":"Anglais","number-of-pages":"810","publisher":"Chapman &amp; Hall/CRC","publisher-place":"Boca Raton London New York","source":"Amazon","title":"Spatial Point Patterns: Methodology and Applications with R","title-short":"Spatial Point Patterns","author":[{"family":"Baddeley","given":"Adrian"},{"family":"Rubak","given":"Ege"},{"family":"Turner","given":"Rolf"}],"issued":{"date-parts":[["2016"]]}}},{"id":50512,"uris":["http://zotero.org/users/942300/items/JMHKIURA"],"itemData":{"id":50512,"type":"article-journal","abstract":"We review recent research on statistical methods for analysing spatial patterns of points on a network of lines, such as road accident locations along a road network. Due to geometrical complexities, the analysis of such data is extremely challenging, and we describe several common methodological errors. The intrinsic lack of homogeneity in a network militates against the traditional methods of spatial statistics based on stationary processes. Topics include kernel density estimation, relative risk estimation, parametric and non-parametric modelling of intensity, second-order analysis using the K-function and pair correlation function, and point process model construction. An important message is that the choice of distance metric on the network is pivotal in the theoretical development and in the analysis of real data. Challenges for statistical computation are discussed and open-source software is provided.","collection-title":"Towards Spatial Data Science","container-title":"Spatial Statistics","DOI":"10.1016/j.spasta.2020.100435","ISSN":"2211-6753","journalAbbreviation":"Spatial Statistics","page":"100435","source":"ScienceDirect","title":"Analysing point patterns on networks — A review","volume":"42","author":[{"family":"Baddeley","given":"Adrian"},{"family":"Nair","given":"Gopalan"},{"family":"Rakshit","given":"Suman"},{"family":"McSwiggan","given":"Greg"},{"family":"Davies","given":"Tilman M."}],"issued":{"date-parts":[["2021",4,1]]}}}],"schema":"https://github.com/citation-style-language/schema/raw/master/csl-citation.json"} </w:instrText>
      </w:r>
      <w:r w:rsidR="006D313E">
        <w:rPr>
          <w:rFonts w:ascii="Times New Roman" w:eastAsiaTheme="minorEastAsia" w:hAnsi="Times New Roman" w:cs="Times New Roman"/>
          <w:sz w:val="24"/>
          <w:szCs w:val="24"/>
          <w:lang w:val="en-AU"/>
        </w:rPr>
        <w:fldChar w:fldCharType="separate"/>
      </w:r>
      <w:r w:rsidR="006D313E" w:rsidRPr="006D313E">
        <w:rPr>
          <w:rFonts w:ascii="Times New Roman" w:hAnsi="Times New Roman" w:cs="Times New Roman"/>
          <w:sz w:val="24"/>
          <w:lang w:val="en-GB"/>
        </w:rPr>
        <w:t>(Baddeley et al. 2016, 2021)</w:t>
      </w:r>
      <w:r w:rsidR="006D313E">
        <w:rPr>
          <w:rFonts w:ascii="Times New Roman" w:eastAsiaTheme="minorEastAsia" w:hAnsi="Times New Roman" w:cs="Times New Roman"/>
          <w:sz w:val="24"/>
          <w:szCs w:val="24"/>
          <w:lang w:val="en-AU"/>
        </w:rPr>
        <w:fldChar w:fldCharType="end"/>
      </w:r>
      <w:r w:rsidRPr="00BF77A1">
        <w:rPr>
          <w:rFonts w:ascii="Times New Roman" w:eastAsiaTheme="minorEastAsia" w:hAnsi="Times New Roman" w:cs="Times New Roman"/>
          <w:sz w:val="24"/>
          <w:szCs w:val="24"/>
          <w:lang w:val="en-AU"/>
        </w:rPr>
        <w:t>; (ii) Cox and log-Gaussian Cox processes defined on networks, which model latent intensities via Gaussian processes on graphs and support inference under geodesic, resistance, and related metrics</w:t>
      </w:r>
      <w:r w:rsidR="006D313E">
        <w:rPr>
          <w:rFonts w:ascii="Times New Roman" w:eastAsiaTheme="minorEastAsia" w:hAnsi="Times New Roman" w:cs="Times New Roman"/>
          <w:sz w:val="24"/>
          <w:szCs w:val="24"/>
          <w:lang w:val="en-AU"/>
        </w:rPr>
        <w:t xml:space="preserve"> </w:t>
      </w:r>
      <w:r w:rsidR="006D313E">
        <w:rPr>
          <w:rFonts w:ascii="Times New Roman" w:eastAsiaTheme="minorEastAsia" w:hAnsi="Times New Roman" w:cs="Times New Roman"/>
          <w:sz w:val="24"/>
          <w:szCs w:val="24"/>
          <w:lang w:val="en-AU"/>
        </w:rPr>
        <w:fldChar w:fldCharType="begin"/>
      </w:r>
      <w:r w:rsidR="006D313E">
        <w:rPr>
          <w:rFonts w:ascii="Times New Roman" w:eastAsiaTheme="minorEastAsia" w:hAnsi="Times New Roman" w:cs="Times New Roman"/>
          <w:sz w:val="24"/>
          <w:szCs w:val="24"/>
          <w:lang w:val="en-AU"/>
        </w:rPr>
        <w:instrText xml:space="preserve"> ADDIN ZOTERO_ITEM CSL_CITATION {"citationID":"xipTmeEO","properties":{"formattedCitation":"(M\\uc0\\u248{}ller and Rasmussen 2024)","plainCitation":"(Møller and Rasmussen 2024)","noteIndex":0},"citationItems":[{"id":50786,"uris":["http://zotero.org/users/942300/items/U7V47G2I"],"itemData":{"id":50786,"type":"article-journal","abstract":"There is a lack of point process models on linear networks. For an arbitrary linear network, we consider new models for a Cox process with an isotropic pair correlation function obtained in various ways by transforming an isotropic Gaussian process which is used for driving the random intensity function of the Cox process. In particular, we introduce three model classes given by log Gaussian, interrupted, and permanental Cox processes on linear networks, and consider for the first time statistical procedures and applications for parametric families of such models. Moreover, we construct new simulation algorithms for Gaussian processes on linear networks and discuss whether the geodesic metric or the resistance metric should be used for the kind of Cox processes studied in this paper.","container-title":"Scandinavian Journal of Statistics","DOI":"10.1111/sjos.12720","ISSN":"1467-9469","issue":"3","language":"en","license":"© 2024 The Authors. Scandinavian Journal of Statistics published by John Wiley &amp; Sons Ltd on behalf of The Board of the Foundation of the Scandinavian Journal of Statistics.","note":"_eprint: https://onlinelibrary.wiley.com/doi/pdf/10.1111/sjos.12720","page":"1288-1322","source":"Wiley Online Library","title":"Cox processes driven by transformed Gaussian processes on linear networks—A review and new contributions","volume":"51","author":[{"family":"Møller","given":"Jesper"},{"family":"Rasmussen","given":"Jakob G."}],"issued":{"date-parts":[["2024"]]}}}],"schema":"https://github.com/citation-style-language/schema/raw/master/csl-citation.json"} </w:instrText>
      </w:r>
      <w:r w:rsidR="006D313E">
        <w:rPr>
          <w:rFonts w:ascii="Times New Roman" w:eastAsiaTheme="minorEastAsia" w:hAnsi="Times New Roman" w:cs="Times New Roman"/>
          <w:sz w:val="24"/>
          <w:szCs w:val="24"/>
          <w:lang w:val="en-AU"/>
        </w:rPr>
        <w:fldChar w:fldCharType="separate"/>
      </w:r>
      <w:r w:rsidR="006D313E" w:rsidRPr="006D313E">
        <w:rPr>
          <w:rFonts w:ascii="Times New Roman" w:hAnsi="Times New Roman" w:cs="Times New Roman"/>
          <w:sz w:val="24"/>
          <w:lang w:val="en-GB"/>
        </w:rPr>
        <w:t>(Møller and Rasmussen 2024)</w:t>
      </w:r>
      <w:r w:rsidR="006D313E">
        <w:rPr>
          <w:rFonts w:ascii="Times New Roman" w:eastAsiaTheme="minorEastAsia" w:hAnsi="Times New Roman" w:cs="Times New Roman"/>
          <w:sz w:val="24"/>
          <w:szCs w:val="24"/>
          <w:lang w:val="en-AU"/>
        </w:rPr>
        <w:fldChar w:fldCharType="end"/>
      </w:r>
      <w:r w:rsidRPr="00BF77A1">
        <w:rPr>
          <w:rFonts w:ascii="Times New Roman" w:eastAsiaTheme="minorEastAsia" w:hAnsi="Times New Roman" w:cs="Times New Roman"/>
          <w:sz w:val="24"/>
          <w:szCs w:val="24"/>
          <w:lang w:val="en-AU"/>
        </w:rPr>
        <w:t>; and (iii) Gaussian random fields defined via SPDEs on metric graphs (e.g. Whittle–</w:t>
      </w:r>
      <w:proofErr w:type="spellStart"/>
      <w:r w:rsidRPr="00BF77A1">
        <w:rPr>
          <w:rFonts w:ascii="Times New Roman" w:eastAsiaTheme="minorEastAsia" w:hAnsi="Times New Roman" w:cs="Times New Roman"/>
          <w:sz w:val="24"/>
          <w:szCs w:val="24"/>
          <w:lang w:val="en-AU"/>
        </w:rPr>
        <w:t>Matérn</w:t>
      </w:r>
      <w:proofErr w:type="spellEnd"/>
      <w:r w:rsidRPr="00BF77A1">
        <w:rPr>
          <w:rFonts w:ascii="Times New Roman" w:eastAsiaTheme="minorEastAsia" w:hAnsi="Times New Roman" w:cs="Times New Roman"/>
          <w:sz w:val="24"/>
          <w:szCs w:val="24"/>
          <w:lang w:val="en-AU"/>
        </w:rPr>
        <w:t xml:space="preserve"> models), which allow latent processes to propagate along edges and through nodes</w:t>
      </w:r>
      <w:r w:rsidR="00B6661A">
        <w:rPr>
          <w:rFonts w:ascii="Times New Roman" w:eastAsiaTheme="minorEastAsia" w:hAnsi="Times New Roman" w:cs="Times New Roman"/>
          <w:sz w:val="24"/>
          <w:szCs w:val="24"/>
          <w:lang w:val="en-AU"/>
        </w:rPr>
        <w:t xml:space="preserve"> </w:t>
      </w:r>
      <w:r w:rsidR="00B6661A">
        <w:rPr>
          <w:rFonts w:ascii="Times New Roman" w:eastAsiaTheme="minorEastAsia" w:hAnsi="Times New Roman" w:cs="Times New Roman"/>
          <w:sz w:val="24"/>
          <w:szCs w:val="24"/>
          <w:lang w:val="en-AU"/>
        </w:rPr>
        <w:fldChar w:fldCharType="begin"/>
      </w:r>
      <w:r w:rsidR="00B6661A">
        <w:rPr>
          <w:rFonts w:ascii="Times New Roman" w:eastAsiaTheme="minorEastAsia" w:hAnsi="Times New Roman" w:cs="Times New Roman"/>
          <w:sz w:val="24"/>
          <w:szCs w:val="24"/>
          <w:lang w:val="en-AU"/>
        </w:rPr>
        <w:instrText xml:space="preserve"> ADDIN ZOTERO_ITEM CSL_CITATION {"citationID":"QEIst8PB","properties":{"formattedCitation":"(Bolin et al. 2023, 2024)","plainCitation":"(Bolin et al. 2023, 2024)","noteIndex":0},"citationItems":[{"id":50796,"uris":["http://zotero.org/users/942300/items/SCCJLWAY"],"itemData":{"id":50796,"type":"article","abstract":"Whittle-Mat\\'ern fields are a recently introduced class of Gaussian processes on metric graphs, which are specified as solutions to a fractional-order stochastic differential equation. Unlike earlier covariance-based approaches for specifying Gaussian fields on metric graphs, the Whittle-Mat\\'ern fields are well-defined for any compact metric graph and can provide Gaussian processes with differentiable sample paths. We derive the main statistical properties of the model class, particularly the consistency and asymptotic normality of maximum likelihood estimators of model parameters and the necessary and sufficient conditions for asymptotic optimality properties of linear prediction based on the model with misspecified parameters. The covariance function of the Whittle-Mat\\'ern fields is generally unavailable in closed form, and they have therefore been challenging to use for statistical inference. However, we show that for specific values of the fractional exponent, when the fields have Markov properties, likelihood-based inference and spatial prediction can be performed exactly and computationally efficiently. This facilitates using the Whittle-Mat\\'ern fields in statistical applications involving big datasets without the need for any approximations. The methods are illustrated via an application to modeling of traffic data, where allowing for differentiable processes dramatically improves the results.","DOI":"10.48550/arXiv.2304.10372","note":"arXiv:2304.10372 [stat]","number":"arXiv:2304.10372","publisher":"arXiv","source":"arXiv.org","title":"Statistical inference for Gaussian Whittle-Matérn fields on metric graphs","URL":"http://arxiv.org/abs/2304.10372","author":[{"family":"Bolin","given":"David"},{"family":"Simas","given":"Alexandre"},{"family":"Wallin","given":"Jonas"}],"accessed":{"date-parts":[["2025",9,17]]},"issued":{"date-parts":[["2023",10,25]]}}},{"id":50794,"uris":["http://zotero.org/users/942300/items/J4GLGT2P"],"itemData":{"id":50794,"type":"article-journal","abstract":"We define a new class of Gaussian processes on compact metric graphs such as street or river networks. The proposed models, the Whittle–Matérn fields, are defined via a fractional stochastic differential equation on the compact metric graph and are a natural extension of Gaussian fields with Matérn covariance functions on Euclidean domains to the non-Euclidean metric graph setting. Existence of the processes, as well as some of their main properties, such as sample path regularity are derived. The model class in particular contains differentiable processes. To the best of our knowledge, this is the first construction of a differentiable Gaussian process on general compact metric graphs. Further, we prove an intrinsic property of these processes: that they do not change upon addition or removal of vertices with degree two. Finally, we obtain Karhunen–Loève expansions of the processes, provide numerical experiments, and compare them to Gaussian processes with isotropic covariance functions.","container-title":"Bernoulli","DOI":"10.3150/23-BEJ1647","ISSN":"1350-7265","issue":"2","note":"publisher: Bernoulli Society for Mathematical Statistics and Probability","page":"1611-1639","source":"Project Euclid","title":"Gaussian Whittle–Matérn fields on metric graphs","volume":"30","author":[{"family":"Bolin","given":"David"},{"family":"Simas","given":"Alexandre B."},{"family":"Wallin","given":"Jonas"}],"issued":{"date-parts":[["2024",5]]}}}],"schema":"https://github.com/citation-style-language/schema/raw/master/csl-citation.json"} </w:instrText>
      </w:r>
      <w:r w:rsidR="00B6661A">
        <w:rPr>
          <w:rFonts w:ascii="Times New Roman" w:eastAsiaTheme="minorEastAsia" w:hAnsi="Times New Roman" w:cs="Times New Roman"/>
          <w:sz w:val="24"/>
          <w:szCs w:val="24"/>
          <w:lang w:val="en-AU"/>
        </w:rPr>
        <w:fldChar w:fldCharType="separate"/>
      </w:r>
      <w:r w:rsidR="00B6661A" w:rsidRPr="00B6661A">
        <w:rPr>
          <w:rFonts w:ascii="Times New Roman" w:hAnsi="Times New Roman" w:cs="Times New Roman"/>
          <w:sz w:val="24"/>
        </w:rPr>
        <w:t>(Bolin et al. 2023, 2024)</w:t>
      </w:r>
      <w:r w:rsidR="00B6661A">
        <w:rPr>
          <w:rFonts w:ascii="Times New Roman" w:eastAsiaTheme="minorEastAsia" w:hAnsi="Times New Roman" w:cs="Times New Roman"/>
          <w:sz w:val="24"/>
          <w:szCs w:val="24"/>
          <w:lang w:val="en-AU"/>
        </w:rPr>
        <w:fldChar w:fldCharType="end"/>
      </w:r>
      <w:r w:rsidRPr="00BF77A1">
        <w:rPr>
          <w:rFonts w:ascii="Times New Roman" w:eastAsiaTheme="minorEastAsia" w:hAnsi="Times New Roman" w:cs="Times New Roman"/>
          <w:sz w:val="24"/>
          <w:szCs w:val="24"/>
          <w:lang w:val="en-AU"/>
        </w:rPr>
        <w:t xml:space="preserve">. While these 1D approaches are powerful, coupling them with a 2D </w:t>
      </w:r>
      <w:r w:rsidRPr="00BF77A1">
        <w:rPr>
          <w:rFonts w:ascii="Times New Roman" w:eastAsiaTheme="minorEastAsia" w:hAnsi="Times New Roman" w:cs="Times New Roman"/>
          <w:sz w:val="24"/>
          <w:szCs w:val="24"/>
          <w:lang w:val="en-AU"/>
        </w:rPr>
        <w:lastRenderedPageBreak/>
        <w:t>exposure surface can be awkward when the two components live on different geometries. A pragmatic alternative is the barrier SPDE model in INLA, which builds a single 2D mesh where non-road areas act as barriers to correlation</w:t>
      </w:r>
      <w:r w:rsidR="00BA2EF6">
        <w:rPr>
          <w:rFonts w:ascii="Times New Roman" w:eastAsiaTheme="minorEastAsia" w:hAnsi="Times New Roman" w:cs="Times New Roman"/>
          <w:sz w:val="24"/>
          <w:szCs w:val="24"/>
          <w:lang w:val="en-AU"/>
        </w:rPr>
        <w:t xml:space="preserve"> </w:t>
      </w:r>
      <w:r w:rsidR="00BA2EF6">
        <w:rPr>
          <w:rFonts w:ascii="Times New Roman" w:eastAsiaTheme="minorEastAsia" w:hAnsi="Times New Roman" w:cs="Times New Roman"/>
          <w:sz w:val="24"/>
          <w:szCs w:val="24"/>
          <w:lang w:val="en-AU"/>
        </w:rPr>
        <w:fldChar w:fldCharType="begin"/>
      </w:r>
      <w:r w:rsidR="00D60DDA">
        <w:rPr>
          <w:rFonts w:ascii="Times New Roman" w:eastAsiaTheme="minorEastAsia" w:hAnsi="Times New Roman" w:cs="Times New Roman"/>
          <w:sz w:val="24"/>
          <w:szCs w:val="24"/>
          <w:lang w:val="en-AU"/>
        </w:rPr>
        <w:instrText xml:space="preserve"> ADDIN ZOTERO_ITEM CSL_CITATION {"citationID":"PGNQ6Cqw","properties":{"formattedCitation":"(Bakka et al. 2019b)","plainCitation":"(Bakka et al. 2019b)","noteIndex":0},"citationItems":[{"id":21992,"uris":["http://zotero.org/users/942300/items/3SQYMC9V"],"itemData":{"id":21992,"type":"article-journal","abstract":"The classical tools in spatial statistics are stationary models, like the Matérn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Matérn correlation,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R-INLA.","container-title":"Spatial Statistics","DOI":"10.1016/j.spasta.2019.01.002","ISSN":"2211-6753","journalAbbreviation":"Spatial Statistics","language":"en","page":"268-288","source":"ScienceDirect","title":"Non-stationary Gaussian models with physical barriers","volume":"29","author":[{"family":"Bakka","given":"Haakon"},{"family":"Vanhatalo","given":"Jarno"},{"family":"Illian","given":"Janine B."},{"family":"Simpson","given":"Daniel"},{"family":"Rue","given":"Håvard"}],"issued":{"date-parts":[["2019",3,1]]}}}],"schema":"https://github.com/citation-style-language/schema/raw/master/csl-citation.json"} </w:instrText>
      </w:r>
      <w:r w:rsidR="00BA2EF6">
        <w:rPr>
          <w:rFonts w:ascii="Times New Roman" w:eastAsiaTheme="minorEastAsia" w:hAnsi="Times New Roman" w:cs="Times New Roman"/>
          <w:sz w:val="24"/>
          <w:szCs w:val="24"/>
          <w:lang w:val="en-AU"/>
        </w:rPr>
        <w:fldChar w:fldCharType="separate"/>
      </w:r>
      <w:r w:rsidR="00D60DDA" w:rsidRPr="00D60DDA">
        <w:rPr>
          <w:rFonts w:ascii="Times New Roman" w:hAnsi="Times New Roman" w:cs="Times New Roman"/>
          <w:sz w:val="24"/>
        </w:rPr>
        <w:t>(Bakka et al. 2019b)</w:t>
      </w:r>
      <w:r w:rsidR="00BA2EF6">
        <w:rPr>
          <w:rFonts w:ascii="Times New Roman" w:eastAsiaTheme="minorEastAsia" w:hAnsi="Times New Roman" w:cs="Times New Roman"/>
          <w:sz w:val="24"/>
          <w:szCs w:val="24"/>
          <w:lang w:val="en-AU"/>
        </w:rPr>
        <w:fldChar w:fldCharType="end"/>
      </w:r>
      <w:r w:rsidRPr="00BF77A1">
        <w:rPr>
          <w:rFonts w:ascii="Times New Roman" w:eastAsiaTheme="minorEastAsia" w:hAnsi="Times New Roman" w:cs="Times New Roman"/>
          <w:sz w:val="24"/>
          <w:szCs w:val="24"/>
          <w:lang w:val="en-AU"/>
        </w:rPr>
        <w:t>. This approach mimics a network-aligned field within the familiar 2D SPDE framework, with key advantages: (</w:t>
      </w:r>
      <w:proofErr w:type="spellStart"/>
      <w:r w:rsidRPr="00BF77A1">
        <w:rPr>
          <w:rFonts w:ascii="Times New Roman" w:eastAsiaTheme="minorEastAsia" w:hAnsi="Times New Roman" w:cs="Times New Roman"/>
          <w:sz w:val="24"/>
          <w:szCs w:val="24"/>
          <w:lang w:val="en-AU"/>
        </w:rPr>
        <w:t>i</w:t>
      </w:r>
      <w:proofErr w:type="spellEnd"/>
      <w:r w:rsidRPr="00BF77A1">
        <w:rPr>
          <w:rFonts w:ascii="Times New Roman" w:eastAsiaTheme="minorEastAsia" w:hAnsi="Times New Roman" w:cs="Times New Roman"/>
          <w:sz w:val="24"/>
          <w:szCs w:val="24"/>
          <w:lang w:val="en-AU"/>
        </w:rPr>
        <w:t xml:space="preserve">) computational efficiency equal to stationary SPDEs due to sparse precision structures; (ii) simple polygon-based implementation; and (iii) robust performance in complex domains (Bakka et al., 2019). </w:t>
      </w:r>
    </w:p>
    <w:p w14:paraId="67EB7D65" w14:textId="77777777" w:rsidR="00B857BC" w:rsidRPr="00180B59" w:rsidRDefault="00B857BC" w:rsidP="00235BC3">
      <w:pPr>
        <w:spacing w:line="480" w:lineRule="auto"/>
        <w:rPr>
          <w:rFonts w:ascii="Times New Roman" w:eastAsiaTheme="minorEastAsia" w:hAnsi="Times New Roman" w:cs="Times New Roman"/>
          <w:sz w:val="24"/>
          <w:szCs w:val="24"/>
          <w:lang w:val="en-AU"/>
        </w:rPr>
      </w:pPr>
    </w:p>
    <w:p w14:paraId="57D78D7C" w14:textId="25F6BDC8" w:rsidR="00707448" w:rsidRPr="00ED18F2" w:rsidRDefault="00F23FA8"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 distinct issue is that</w:t>
      </w:r>
      <w:r w:rsidR="003753F0" w:rsidRPr="00235BC3">
        <w:rPr>
          <w:rFonts w:ascii="Times New Roman" w:eastAsiaTheme="minorEastAsia" w:hAnsi="Times New Roman" w:cs="Times New Roman"/>
          <w:sz w:val="24"/>
          <w:szCs w:val="24"/>
          <w:lang w:val="en-GB"/>
        </w:rPr>
        <w:t xml:space="preserve"> </w:t>
      </w:r>
      <w:r w:rsidR="00641B4F">
        <w:rPr>
          <w:rFonts w:ascii="Times New Roman" w:eastAsiaTheme="minorEastAsia" w:hAnsi="Times New Roman" w:cs="Times New Roman"/>
          <w:sz w:val="24"/>
          <w:szCs w:val="24"/>
          <w:lang w:val="en-GB"/>
        </w:rPr>
        <w:t xml:space="preserve">the </w:t>
      </w:r>
      <w:r>
        <w:rPr>
          <w:rFonts w:ascii="Times New Roman" w:eastAsiaTheme="minorEastAsia" w:hAnsi="Times New Roman" w:cs="Times New Roman"/>
          <w:sz w:val="24"/>
          <w:szCs w:val="24"/>
          <w:lang w:val="en-GB"/>
        </w:rPr>
        <w:t xml:space="preserve">animal distribution and </w:t>
      </w:r>
      <w:r w:rsidR="003753F0" w:rsidRPr="00235BC3">
        <w:rPr>
          <w:rFonts w:ascii="Times New Roman" w:eastAsiaTheme="minorEastAsia" w:hAnsi="Times New Roman" w:cs="Times New Roman"/>
          <w:sz w:val="24"/>
          <w:szCs w:val="24"/>
          <w:lang w:val="en-GB"/>
        </w:rPr>
        <w:t xml:space="preserve">roadkill data </w:t>
      </w:r>
      <w:r w:rsidR="00641B4F">
        <w:rPr>
          <w:rFonts w:ascii="Times New Roman" w:eastAsiaTheme="minorEastAsia" w:hAnsi="Times New Roman" w:cs="Times New Roman"/>
          <w:sz w:val="24"/>
          <w:szCs w:val="24"/>
          <w:lang w:val="en-GB"/>
        </w:rPr>
        <w:t xml:space="preserve">used to fit </w:t>
      </w:r>
      <w:r w:rsidR="00641B4F">
        <w:rPr>
          <w:rFonts w:ascii="Times New Roman" w:eastAsiaTheme="minorEastAsia" w:hAnsi="Times New Roman" w:cs="Times New Roman"/>
          <w:i/>
          <w:iCs/>
          <w:sz w:val="24"/>
          <w:szCs w:val="24"/>
          <w:lang w:val="en-GB"/>
        </w:rPr>
        <w:t xml:space="preserve">E </w:t>
      </w:r>
      <w:r w:rsidR="00641B4F">
        <w:rPr>
          <w:rFonts w:ascii="Times New Roman" w:eastAsiaTheme="minorEastAsia" w:hAnsi="Times New Roman" w:cs="Times New Roman"/>
          <w:sz w:val="24"/>
          <w:szCs w:val="24"/>
          <w:lang w:val="en-GB"/>
        </w:rPr>
        <w:t xml:space="preserve">and </w:t>
      </w:r>
      <w:r w:rsidR="00641B4F">
        <w:rPr>
          <w:rFonts w:ascii="Times New Roman" w:eastAsiaTheme="minorEastAsia" w:hAnsi="Times New Roman" w:cs="Times New Roman"/>
          <w:i/>
          <w:iCs/>
          <w:sz w:val="24"/>
          <w:szCs w:val="24"/>
          <w:lang w:val="en-GB"/>
        </w:rPr>
        <w:t xml:space="preserve">D </w:t>
      </w:r>
      <w:r w:rsidR="004F74B6" w:rsidRPr="00235BC3">
        <w:rPr>
          <w:rFonts w:ascii="Times New Roman" w:eastAsiaTheme="minorEastAsia" w:hAnsi="Times New Roman" w:cs="Times New Roman"/>
          <w:sz w:val="24"/>
          <w:szCs w:val="24"/>
          <w:lang w:val="en-GB"/>
        </w:rPr>
        <w:t xml:space="preserve">are </w:t>
      </w:r>
      <w:r>
        <w:rPr>
          <w:rFonts w:ascii="Times New Roman" w:eastAsiaTheme="minorEastAsia" w:hAnsi="Times New Roman" w:cs="Times New Roman"/>
          <w:sz w:val="24"/>
          <w:szCs w:val="24"/>
          <w:lang w:val="en-GB"/>
        </w:rPr>
        <w:t xml:space="preserve">affected by different survey biases, including </w:t>
      </w:r>
      <w:r w:rsidR="003153C7">
        <w:rPr>
          <w:rFonts w:ascii="Times New Roman" w:eastAsiaTheme="minorEastAsia" w:hAnsi="Times New Roman" w:cs="Times New Roman"/>
          <w:sz w:val="24"/>
          <w:szCs w:val="24"/>
          <w:lang w:val="en-GB"/>
        </w:rPr>
        <w:t>search</w:t>
      </w:r>
      <w:r w:rsidR="001F68D3">
        <w:rPr>
          <w:rFonts w:ascii="Times New Roman" w:eastAsiaTheme="minorEastAsia" w:hAnsi="Times New Roman" w:cs="Times New Roman"/>
          <w:sz w:val="24"/>
          <w:szCs w:val="24"/>
          <w:lang w:val="en-GB"/>
        </w:rPr>
        <w:t>-location</w:t>
      </w:r>
      <w:r w:rsidR="003153C7">
        <w:rPr>
          <w:rFonts w:ascii="Times New Roman" w:eastAsiaTheme="minorEastAsia" w:hAnsi="Times New Roman" w:cs="Times New Roman"/>
          <w:sz w:val="24"/>
          <w:szCs w:val="24"/>
          <w:lang w:val="en-GB"/>
        </w:rPr>
        <w:t xml:space="preserve"> biases, uneven detection and unequal carcass persistence</w:t>
      </w:r>
      <w:r w:rsidR="00480B14">
        <w:rPr>
          <w:rFonts w:ascii="Times New Roman" w:eastAsiaTheme="minorEastAsia" w:hAnsi="Times New Roman" w:cs="Times New Roman"/>
          <w:sz w:val="24"/>
          <w:szCs w:val="24"/>
          <w:lang w:val="en-GB"/>
        </w:rPr>
        <w:t xml:space="preserve"> over time</w:t>
      </w:r>
      <w:r w:rsidR="003153C7">
        <w:rPr>
          <w:rFonts w:ascii="Times New Roman" w:eastAsiaTheme="minorEastAsia" w:hAnsi="Times New Roman" w:cs="Times New Roman"/>
          <w:sz w:val="24"/>
          <w:szCs w:val="24"/>
          <w:lang w:val="en-GB"/>
        </w:rPr>
        <w:t xml:space="preserve"> </w:t>
      </w:r>
      <w:r w:rsidR="003153C7">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{"citationID":"ktZ1HFFk","properties":{"formattedCitation":"(Lima Santos et al. 2016, Rom\\uc0\\u225{}n et al. 2024)","plainCitation":"(Lima Santos et al. 2016, Román et al. 2024)","noteIndex":0},"citationItems":[{"id":50567,"uris":["http://zotero.org/users/942300/items/CGCA7YNR"],"itemData":{"id":50567,"type":"article-journal","abstract":"Carcass persistence time and detectability are two main sources of uncertainty on roadkill surveys. In this study, we evaluate the influence of these uncertainties on roadkill surveys and estimates. To estimate carcass persistence time, three observers (including the driver) surveyed 114km by car on a monthly basis for two years, searching for wildlife-vehicle collisions (WVC). Each survey consisted of five consecutive days. To estimate carcass detectability, we randomly selected stretches of 500m to be also surveyed on foot by two other observers (total 292 walked stretches, 146 km walked). We expected that body size of the carcass, road type, presence of scavengers and weather conditions to be the main drivers influencing the carcass persistence times, but their relative importance was unknown. We also expected detectability to be highly dependent on body size. Overall, we recorded low median persistence times (one day) and low detectability (&lt;10%) for all vertebrates. The results indicate that body size and landscape cover (as a surrogate of scavengers' presence) are the major drivers of carcass persistence. Detectability was lower for animals with body mass less than 100g when compared to carcass with higher body mass. We estimated that our recorded mortality rates underestimated actual values of mortality by 2-10 fold. Although persistence times were similar to previous studies, the detectability rates here described are very different from previous studies. The results suggest that detectability is the main source of bias across WVC studies. Therefore, more than persistence times, studies should carefully account for differing detectability when comparing WVC studies.","container-title":"PLoS ONE","DOI":"10.1371/journal.pone.0165608","ISSN":"1932-6203","issue":"11","journalAbbreviation":"PLoS One","language":"English","note":"number-of-pages: 15\npublisher-place: San Francisco\npublisher: Public Library Science\nWeb of Science ID: WOS:000386715500042","page":"e0165608","source":"Clarivate Analytics Web of Science","title":"Carcass Persistence and Detectability: Reducing the Uncertainty Surrounding Wildlife-Vehicle Collision Surveys","title-short":"Carcass Persistence and Detectability","volume":"11","author":[{"family":"Lima Santos","given":"Rodrigo Augusto"},{"family":"Santos","given":"Sara M."},{"family":"Santos-Reis","given":"Margarida"},{"family":"Figueiredo","given":"Almir Picanco","non-dropping-particle":"de"},{"family":"Bager","given":"Alex"},{"family":"Aguiar","given":"Ludmilla M. S."},{"family":"Ascensao","given":"Fernando"}],"issued":{"date-parts":[["2016",11,2]]}}},{"id":50564,"uris":["http://zotero.org/users/942300/items/R6BJL4SQ"],"itemData":{"id":50564,"type":"article-journal","abstract":"Wildlife roadkill studies need to cope with a mismatch among recorded carcasses and actual road mortality, because of the existence of three biases: crippling, carcass-persistence, and observer bias. Here, we focused on the often overlooked crippling bias, suggesting that it should be called carcass-location bias and disentangling the related three possible outcomes for affected wildlife: injured animal escaping and dying away from road, animal rebounding off the road after vehicle collision, and animal retained by vehicle. Such outcomes can probably be affected by different species traits, and, in order to make a first evaluation of this hypothesis, we opportunistically collected 150 direct observations on the ultimate fate of roadkilled vertebrates. Approximately one third of them were affected by carcass-location bias, so extremely difficult to be recorded through typical roadkill surveys, entailing a considerable and overlooked source of error for roadkill studies and mitigation actions based on them.","container-title":"Conservation Science and Practice","DOI":"10.1111/csp2.13103","ISSN":"2578-4854","issue":"4","language":"en","license":"© 2024 The Authors. Conservation Science and Practice published by Wiley Periodicals LLC on behalf of Society for Conservation Biology.","note":"_eprint: https://conbio.onlinelibrary.wiley.com/doi/pdf/10.1111/csp2.13103","page":"e13103","source":"Wiley Online Library","title":"Beyond crippling bias: Carcass-location bias in roadkill studies","title-short":"Beyond crippling bias","volume":"6","author":[{"family":"Román","given":"Jacinto"},{"family":"Rodríguez","given":"Carlos"},{"family":"García-Rodríguez","given":"Alberto"},{"family":"Diez-Virto","given":"Irati"},{"family":"Gutiérrez-Expósito","given":"Carlos"},{"family":"Jubete","given":"Fernando"},{"family":"Paniw","given":"Maria"},{"family":"Clavero","given":"Miguel"},{"family":"Revilla","given":"Eloy"},{"family":"D'Amico","given":"Marcello"}],"issued":{"date-parts":[["2024"]]}}}],"schema":"https://github.com/citation-style-language/schema/raw/master/csl-citation.json"} </w:instrText>
      </w:r>
      <w:r w:rsidR="003153C7">
        <w:rPr>
          <w:rFonts w:ascii="Times New Roman" w:eastAsiaTheme="minorEastAsia" w:hAnsi="Times New Roman" w:cs="Times New Roman"/>
          <w:sz w:val="24"/>
          <w:szCs w:val="24"/>
          <w:lang w:val="en-GB"/>
        </w:rPr>
        <w:fldChar w:fldCharType="separate"/>
      </w:r>
      <w:r w:rsidR="001F68D3" w:rsidRPr="00752656">
        <w:rPr>
          <w:rFonts w:ascii="Times New Roman" w:hAnsi="Times New Roman" w:cs="Times New Roman"/>
          <w:sz w:val="24"/>
          <w:lang w:val="en-GB"/>
        </w:rPr>
        <w:t>(Lima Santos et al. 2016, Román et al. 2024)</w:t>
      </w:r>
      <w:r w:rsidR="003153C7">
        <w:rPr>
          <w:rFonts w:ascii="Times New Roman" w:eastAsiaTheme="minorEastAsia" w:hAnsi="Times New Roman" w:cs="Times New Roman"/>
          <w:sz w:val="24"/>
          <w:szCs w:val="24"/>
          <w:lang w:val="en-GB"/>
        </w:rPr>
        <w:fldChar w:fldCharType="end"/>
      </w:r>
      <w:r w:rsidR="003076D1" w:rsidRPr="00235BC3">
        <w:rPr>
          <w:rFonts w:ascii="Times New Roman" w:eastAsiaTheme="minorEastAsia" w:hAnsi="Times New Roman" w:cs="Times New Roman"/>
          <w:sz w:val="24"/>
          <w:szCs w:val="24"/>
          <w:lang w:val="en-GB"/>
        </w:rPr>
        <w:t xml:space="preserve">. </w:t>
      </w:r>
      <w:r w:rsidR="00312F3B" w:rsidRPr="00235BC3">
        <w:rPr>
          <w:rFonts w:ascii="Times New Roman" w:eastAsiaTheme="minorEastAsia" w:hAnsi="Times New Roman" w:cs="Times New Roman"/>
          <w:sz w:val="24"/>
          <w:szCs w:val="24"/>
          <w:lang w:val="en-GB"/>
        </w:rPr>
        <w:t xml:space="preserve">While </w:t>
      </w:r>
      <w:r w:rsidR="00B46E28">
        <w:rPr>
          <w:rFonts w:ascii="Times New Roman" w:eastAsiaTheme="minorEastAsia" w:hAnsi="Times New Roman" w:cs="Times New Roman"/>
          <w:sz w:val="24"/>
          <w:szCs w:val="24"/>
          <w:lang w:val="en-GB"/>
        </w:rPr>
        <w:t xml:space="preserve">standardized </w:t>
      </w:r>
      <w:r w:rsidR="00312F3B" w:rsidRPr="00235BC3">
        <w:rPr>
          <w:rFonts w:ascii="Times New Roman" w:eastAsiaTheme="minorEastAsia" w:hAnsi="Times New Roman" w:cs="Times New Roman"/>
          <w:sz w:val="24"/>
          <w:szCs w:val="24"/>
          <w:lang w:val="en-GB"/>
        </w:rPr>
        <w:t>protocols can be set up locally to</w:t>
      </w:r>
      <w:r w:rsidR="00752656">
        <w:rPr>
          <w:rFonts w:ascii="Times New Roman" w:eastAsiaTheme="minorEastAsia" w:hAnsi="Times New Roman" w:cs="Times New Roman"/>
          <w:sz w:val="24"/>
          <w:szCs w:val="24"/>
          <w:lang w:val="en-GB"/>
        </w:rPr>
        <w:t xml:space="preserve"> account for these </w:t>
      </w:r>
      <w:r w:rsidR="00ED52EB">
        <w:rPr>
          <w:rFonts w:ascii="Times New Roman" w:eastAsiaTheme="minorEastAsia" w:hAnsi="Times New Roman" w:cs="Times New Roman"/>
          <w:sz w:val="24"/>
          <w:szCs w:val="24"/>
          <w:lang w:val="en-GB"/>
        </w:rPr>
        <w:t xml:space="preserve">sources of </w:t>
      </w:r>
      <w:r w:rsidR="00752656">
        <w:rPr>
          <w:rFonts w:ascii="Times New Roman" w:eastAsiaTheme="minorEastAsia" w:hAnsi="Times New Roman" w:cs="Times New Roman"/>
          <w:sz w:val="24"/>
          <w:szCs w:val="24"/>
          <w:lang w:val="en-GB"/>
        </w:rPr>
        <w:t>uncertainty</w:t>
      </w:r>
      <w:r w:rsidR="00312F3B" w:rsidRPr="00235BC3">
        <w:rPr>
          <w:rFonts w:ascii="Times New Roman" w:eastAsiaTheme="minorEastAsia" w:hAnsi="Times New Roman" w:cs="Times New Roman"/>
          <w:sz w:val="24"/>
          <w:szCs w:val="24"/>
          <w:lang w:val="en-GB"/>
        </w:rPr>
        <w:t xml:space="preserve">, </w:t>
      </w:r>
      <w:r w:rsidR="008D7D8E">
        <w:rPr>
          <w:rFonts w:ascii="Times New Roman" w:eastAsiaTheme="minorEastAsia" w:hAnsi="Times New Roman" w:cs="Times New Roman"/>
          <w:sz w:val="24"/>
          <w:szCs w:val="24"/>
          <w:lang w:val="en-GB"/>
        </w:rPr>
        <w:t xml:space="preserve">they are </w:t>
      </w:r>
      <w:r w:rsidR="00312F3B" w:rsidRPr="00235BC3">
        <w:rPr>
          <w:rFonts w:ascii="Times New Roman" w:eastAsiaTheme="minorEastAsia" w:hAnsi="Times New Roman" w:cs="Times New Roman"/>
          <w:sz w:val="24"/>
          <w:szCs w:val="24"/>
          <w:lang w:val="en-GB"/>
        </w:rPr>
        <w:t xml:space="preserve">out of reach at a </w:t>
      </w:r>
      <w:r w:rsidR="00316416">
        <w:rPr>
          <w:rFonts w:ascii="Times New Roman" w:eastAsiaTheme="minorEastAsia" w:hAnsi="Times New Roman" w:cs="Times New Roman"/>
          <w:sz w:val="24"/>
          <w:szCs w:val="24"/>
          <w:lang w:val="en-GB"/>
        </w:rPr>
        <w:t>regional</w:t>
      </w:r>
      <w:r w:rsidR="00EF7D77">
        <w:rPr>
          <w:rFonts w:ascii="Times New Roman" w:eastAsiaTheme="minorEastAsia" w:hAnsi="Times New Roman" w:cs="Times New Roman"/>
          <w:sz w:val="24"/>
          <w:szCs w:val="24"/>
          <w:lang w:val="en-GB"/>
        </w:rPr>
        <w:t xml:space="preserve"> </w:t>
      </w:r>
      <w:r w:rsidR="003B6631">
        <w:rPr>
          <w:rFonts w:ascii="Times New Roman" w:eastAsiaTheme="minorEastAsia" w:hAnsi="Times New Roman" w:cs="Times New Roman"/>
          <w:sz w:val="24"/>
          <w:szCs w:val="24"/>
          <w:lang w:val="en-GB"/>
        </w:rPr>
        <w:t>extent</w:t>
      </w:r>
      <w:r w:rsidR="00312F3B" w:rsidRPr="00235BC3">
        <w:rPr>
          <w:rFonts w:ascii="Times New Roman" w:eastAsiaTheme="minorEastAsia" w:hAnsi="Times New Roman" w:cs="Times New Roman"/>
          <w:sz w:val="24"/>
          <w:szCs w:val="24"/>
          <w:lang w:val="en-GB"/>
        </w:rPr>
        <w:t xml:space="preserve">. </w:t>
      </w:r>
      <w:r w:rsidR="00043771" w:rsidRPr="00235BC3">
        <w:rPr>
          <w:rFonts w:ascii="Times New Roman" w:eastAsiaTheme="minorEastAsia" w:hAnsi="Times New Roman" w:cs="Times New Roman"/>
          <w:sz w:val="24"/>
          <w:szCs w:val="24"/>
          <w:lang w:val="en-GB"/>
        </w:rPr>
        <w:t xml:space="preserve">Most often, </w:t>
      </w:r>
      <w:r w:rsidR="00312F3B" w:rsidRPr="00235BC3">
        <w:rPr>
          <w:rFonts w:ascii="Times New Roman" w:eastAsiaTheme="minorEastAsia" w:hAnsi="Times New Roman" w:cs="Times New Roman"/>
          <w:sz w:val="24"/>
          <w:szCs w:val="24"/>
          <w:lang w:val="en-GB"/>
        </w:rPr>
        <w:t xml:space="preserve">roadkill datasets </w:t>
      </w:r>
      <w:r w:rsidR="00B14DC3">
        <w:rPr>
          <w:rFonts w:ascii="Times New Roman" w:eastAsiaTheme="minorEastAsia" w:hAnsi="Times New Roman" w:cs="Times New Roman"/>
          <w:sz w:val="24"/>
          <w:szCs w:val="24"/>
          <w:lang w:val="en-GB"/>
        </w:rPr>
        <w:t xml:space="preserve">usable at that scale </w:t>
      </w:r>
      <w:r w:rsidR="003076D1" w:rsidRPr="00235BC3">
        <w:rPr>
          <w:rFonts w:ascii="Times New Roman" w:eastAsiaTheme="minorEastAsia" w:hAnsi="Times New Roman" w:cs="Times New Roman"/>
          <w:sz w:val="24"/>
          <w:szCs w:val="24"/>
          <w:lang w:val="en-GB"/>
        </w:rPr>
        <w:t xml:space="preserve">are produced by road </w:t>
      </w:r>
      <w:r w:rsidR="00146B1E">
        <w:rPr>
          <w:rFonts w:ascii="Times New Roman" w:eastAsiaTheme="minorEastAsia" w:hAnsi="Times New Roman" w:cs="Times New Roman"/>
          <w:sz w:val="24"/>
          <w:szCs w:val="24"/>
          <w:lang w:val="en-GB"/>
        </w:rPr>
        <w:t xml:space="preserve">patrols </w:t>
      </w:r>
      <w:r w:rsidR="001B4DA8" w:rsidRPr="00235BC3">
        <w:rPr>
          <w:rFonts w:ascii="Times New Roman" w:eastAsiaTheme="minorEastAsia" w:hAnsi="Times New Roman" w:cs="Times New Roman"/>
          <w:sz w:val="24"/>
          <w:szCs w:val="24"/>
          <w:lang w:val="en-GB"/>
        </w:rPr>
        <w:t xml:space="preserve">or </w:t>
      </w:r>
      <w:r w:rsidR="000967EC" w:rsidRPr="00235BC3">
        <w:rPr>
          <w:rFonts w:ascii="Times New Roman" w:eastAsiaTheme="minorEastAsia" w:hAnsi="Times New Roman" w:cs="Times New Roman"/>
          <w:sz w:val="24"/>
          <w:szCs w:val="24"/>
          <w:lang w:val="en-GB"/>
        </w:rPr>
        <w:t>amateur naturalists</w:t>
      </w:r>
      <w:r w:rsidR="00B135AD">
        <w:rPr>
          <w:rFonts w:ascii="Times New Roman" w:eastAsiaTheme="minorEastAsia" w:hAnsi="Times New Roman" w:cs="Times New Roman"/>
          <w:sz w:val="24"/>
          <w:szCs w:val="24"/>
          <w:lang w:val="en-GB"/>
        </w:rPr>
        <w:t xml:space="preserve"> </w:t>
      </w:r>
      <w:r w:rsidR="00DE031B">
        <w:rPr>
          <w:rFonts w:ascii="Times New Roman" w:eastAsiaTheme="minorEastAsia" w:hAnsi="Times New Roman" w:cs="Times New Roman"/>
          <w:sz w:val="24"/>
          <w:szCs w:val="24"/>
          <w:lang w:val="en-GB"/>
        </w:rPr>
        <w:t xml:space="preserve">with limited standardizations </w:t>
      </w:r>
      <w:r w:rsidR="00B135AD">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{"citationID":"PAO0pbQs","properties":{"formattedCitation":"(Shilling et al. 2015, Swinnen et al. 2022, Grilo et al. 2025)","plainCitation":"(Shilling et al. 2015, Swinnen et al. 2022, Grilo et al. 2025)","noteIndex":0},"citationItems":[{"id":50563,"uris":["http://zotero.org/users/942300/items/Q8VG3ZNM"],"itemData":{"id":50563,"type":"book","abstract":"Wherever wildlife habitat and roadways overlap. roadkill seems inevitable. Observing and recording carcasses resulting from wildlife-vehicle collisions (WVC) provides data critical for sustainable transportation planning and species distribution mapping. Across the world, systems have been created to record WVC observations by researchers. highway maintenance workers, law officers, wildlife agency staff, insurers and volunteers. These wildlife/roadkill observation systems (WROS) can include mobile recording devices for data collection, a website for data management and visualisation and social media to reinforce reporting activity. 62.1 The specific purpose and goals of the WROS may vary among systems but should always be clearly defined. 62.2 Extensive social networks are needed for comprehensive observation systems. 62.3 Adopt a methodical approach to developing a WROS. 62.4 Analysis and visualisation of data collected within a WROS should correspond to the goals of the system. 62.5 Address issues in reporter bias by using standardised data collection methods or post hoc analyses. 62.6 The advantages and disadvantages of opportunistic and targeted data collection must be carefully considered when developing a WROS. Volunteer science and web-based information tools have advanced to the point where transportation or wildlife agencies and their allies can develop, support or implement WROS to improve the sustainability of transportation systems. However, while numerous WROS have been developed and implemented around the world, the full potential of many systems has not been realised because they were not developed or maintained according to the basic principles outlined in this chapter. We provide suggestions and guidance useful for updating existing systems and developing new ones.","event-place":"Chichester","ISBN":"978-1-118-56817-0","language":"English","note":"page: 492-501\ncontainer-title: HANDBOOK OF ROAD ECOLOGY\nWeb of Science ID: WOS:000362893600064","number-of-pages":"10","publisher":"John Wiley &amp; Sons Ltd","publisher-place":"Chichester","source":"Clarivate Analytics Web of Science","title":"Wildlife/Roadkill Observation and Reporting Systems","author":[{"family":"Shilling","given":"Fraser"},{"family":"Perkins","given":"Sarah E."},{"family":"Collinson","given":"Wendy"}],"editor":[{"family":"VanderRee","given":"R."},{"family":"Smith","given":"D. J."},{"family":"Grilo","given":"C."}],"issued":{"date-parts":[["2015"]]}}},{"id":50568,"uris":["http://zotero.org/users/942300/items/XIHL8JF3"],"itemData":{"id":50568,"type":"article-journal","abstract":"'Animals under wheels' is a citizen science driven project that has collected almost 90,000 roadkill records from Flanders, Belgium, mainly between 2008 and 2020. However, until now, the platform and results have never been presented comprehensively to the scientific community and we highlight strengths and challenges of this system. Data collection occurred using the subsite www.dierenonderdewielen.be ('animals under wheels') or the multi-purpose biodiversity platform observation.org and the apps, allowing the registration of roadkill and living organisms alike. We recorded 4,314 citizen scientists who contributed with at least a single roadkill record (207-1,314 active users per year). Non-roadkill records were registered by 85% of these users and the median time between registration of the first and last record was over 6 years, indicating a very high volunteer retention. Based on photographs presented with the roadkill records (n = 7,687), volunteer users correctly identified 98.2% of the species. Vertebrates represent 99% of all roadkill records. Over 145,000 km of transects were monitored, resulting in 1,726 mammal and 2,041 bird victims. Carcass encounter rates and composition of the top 10 detected species list was dependent on monitoring speed. Roadkill data collected during transects only represented 6% of all roadkill data available in the dataset. The remaining 60,478 bird and mammal roadkill records were opportunistically collected. The top species list, based on the opportunistically collected roadkill data, is clearly biased towards larger, enigmatic species. Although indirect evidence showed an increase in search effort for roadkill from 2010-2020, the number of roadkill records did not increase, indicating that roadkills are diminishing. Mitigation measures preventing roadkill could have had an effect on this, but decrease in population densities was likely to (partially) influence this result. As a case study, the mammal roadkill data were explored. We used linear regressions for the 17 most registered mammal species, determining per species if the relative proportion per year changed significantly between 2010 and 2020 (1 significant decrease, 7 significant increases). We investigated the seasonal patterns in roadkill for the 17 mammal species, and patterns per species were consistent over the years, although restrictions on human movement, due to COVID-19, influenced the seasonal pattern for some species in 2020. In conclusion, citizen scientists are a very valuable asset in investigating wildlife roadkill. While we present the results from Flanders, the platform and apps are freely available for projects anywhere in the world.","container-title":"NATURE CONSERVATION-BULGARIA","DOI":"10.3897/natureconservation.47.72970","ISSN":"1314-6947, 1314-3301","issue":"47","journalAbbreviation":"Nat. Conserv.-Bulgaria","language":"English","note":"number-of-pages: 33\npublisher-place: Sofia\npublisher: Pensoft Publishers\nWeb of Science ID: WOS:000873478500008","page":"121-153","source":"Clarivate Analytics Web of Science","title":"'Animals under wheels': Wildlife roadkill data collection by citizen scientists as a part of their nature recording activities","title-short":"'Animals under wheels'","author":[{"family":"Swinnen","given":"Kristijn R. R."},{"family":"Jacobs","given":"Annelies"},{"family":"Claus","given":"Katja"},{"family":"Ruyts","given":"Sanne"},{"family":"Vercayie","given":"Diemer"},{"family":"Lambrechts","given":"Jorg"},{"family":"Herremans","given":"Marc"}],"issued":{"date-parts":[["2022",3,25]]}}},{"id":50570,"uris":["http://zotero.org/users/942300/items/ES3DVUYQ"],"itemData":{"id":50570,"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B135AD">
        <w:rPr>
          <w:rFonts w:ascii="Times New Roman" w:eastAsiaTheme="minorEastAsia" w:hAnsi="Times New Roman" w:cs="Times New Roman"/>
          <w:sz w:val="24"/>
          <w:szCs w:val="24"/>
          <w:lang w:val="en-GB"/>
        </w:rPr>
        <w:fldChar w:fldCharType="separate"/>
      </w:r>
      <w:r w:rsidR="00223E83" w:rsidRPr="00223E83">
        <w:rPr>
          <w:rFonts w:ascii="Times New Roman" w:hAnsi="Times New Roman" w:cs="Times New Roman"/>
          <w:sz w:val="24"/>
          <w:lang w:val="en-GB"/>
        </w:rPr>
        <w:t>(Shilling et al. 2015, Swinnen et al. 2022, Grilo et al. 2025)</w:t>
      </w:r>
      <w:r w:rsidR="00B135AD">
        <w:rPr>
          <w:rFonts w:ascii="Times New Roman" w:eastAsiaTheme="minorEastAsia" w:hAnsi="Times New Roman" w:cs="Times New Roman"/>
          <w:sz w:val="24"/>
          <w:szCs w:val="24"/>
          <w:lang w:val="en-GB"/>
        </w:rPr>
        <w:fldChar w:fldCharType="end"/>
      </w:r>
      <w:r w:rsidR="00E61421">
        <w:rPr>
          <w:rFonts w:ascii="Times New Roman" w:eastAsiaTheme="minorEastAsia" w:hAnsi="Times New Roman" w:cs="Times New Roman"/>
          <w:sz w:val="24"/>
          <w:szCs w:val="24"/>
          <w:lang w:val="en-GB"/>
        </w:rPr>
        <w:t>.</w:t>
      </w:r>
      <w:r w:rsidR="001B4DA8" w:rsidRPr="00235BC3">
        <w:rPr>
          <w:rFonts w:ascii="Times New Roman" w:eastAsiaTheme="minorEastAsia" w:hAnsi="Times New Roman" w:cs="Times New Roman"/>
          <w:sz w:val="24"/>
          <w:szCs w:val="24"/>
          <w:lang w:val="en-GB"/>
        </w:rPr>
        <w:t xml:space="preserve"> </w:t>
      </w:r>
      <w:r w:rsidR="008E5C10">
        <w:rPr>
          <w:rFonts w:ascii="Times New Roman" w:eastAsiaTheme="minorEastAsia" w:hAnsi="Times New Roman" w:cs="Times New Roman"/>
          <w:sz w:val="24"/>
          <w:szCs w:val="24"/>
          <w:lang w:val="en-GB"/>
        </w:rPr>
        <w:t>These data</w:t>
      </w:r>
      <w:r w:rsidR="00112860">
        <w:rPr>
          <w:rFonts w:ascii="Times New Roman" w:eastAsiaTheme="minorEastAsia" w:hAnsi="Times New Roman" w:cs="Times New Roman"/>
          <w:sz w:val="24"/>
          <w:szCs w:val="24"/>
          <w:lang w:val="en-GB"/>
        </w:rPr>
        <w:t xml:space="preserve"> are plagued with </w:t>
      </w:r>
      <w:r w:rsidR="00407DDA">
        <w:rPr>
          <w:rFonts w:ascii="Times New Roman" w:eastAsiaTheme="minorEastAsia" w:hAnsi="Times New Roman" w:cs="Times New Roman"/>
          <w:sz w:val="24"/>
          <w:szCs w:val="24"/>
          <w:lang w:val="en-GB"/>
        </w:rPr>
        <w:t xml:space="preserve">the usual sources of temporal and spatial biases associated with opportunistic </w:t>
      </w:r>
      <w:r w:rsidR="008A0DE7">
        <w:rPr>
          <w:rFonts w:ascii="Times New Roman" w:eastAsiaTheme="minorEastAsia" w:hAnsi="Times New Roman" w:cs="Times New Roman"/>
          <w:sz w:val="24"/>
          <w:szCs w:val="24"/>
          <w:lang w:val="en-GB"/>
        </w:rPr>
        <w:t>records</w:t>
      </w:r>
      <w:r w:rsidR="00407DDA">
        <w:rPr>
          <w:rFonts w:ascii="Times New Roman" w:eastAsiaTheme="minorEastAsia" w:hAnsi="Times New Roman" w:cs="Times New Roman"/>
          <w:sz w:val="24"/>
          <w:szCs w:val="24"/>
          <w:lang w:val="en-GB"/>
        </w:rPr>
        <w:t xml:space="preserve">, </w:t>
      </w:r>
      <w:r w:rsidR="000C6D1D">
        <w:rPr>
          <w:rFonts w:ascii="Times New Roman" w:eastAsiaTheme="minorEastAsia" w:hAnsi="Times New Roman" w:cs="Times New Roman"/>
          <w:sz w:val="24"/>
          <w:szCs w:val="24"/>
          <w:lang w:val="en-GB"/>
        </w:rPr>
        <w:t xml:space="preserve">including </w:t>
      </w:r>
      <w:r w:rsidR="001B4DA8" w:rsidRPr="00235BC3">
        <w:rPr>
          <w:rFonts w:ascii="Times New Roman" w:eastAsiaTheme="minorEastAsia" w:hAnsi="Times New Roman" w:cs="Times New Roman"/>
          <w:sz w:val="24"/>
          <w:szCs w:val="24"/>
          <w:lang w:val="en-GB"/>
        </w:rPr>
        <w:t xml:space="preserve">uneven </w:t>
      </w:r>
      <w:r w:rsidR="00F37650">
        <w:rPr>
          <w:rFonts w:ascii="Times New Roman" w:eastAsiaTheme="minorEastAsia" w:hAnsi="Times New Roman" w:cs="Times New Roman"/>
          <w:sz w:val="24"/>
          <w:szCs w:val="24"/>
          <w:lang w:val="en-GB"/>
        </w:rPr>
        <w:t>sampling effort in space and time</w:t>
      </w:r>
      <w:r w:rsidR="00DD6B3D">
        <w:rPr>
          <w:rFonts w:ascii="Times New Roman" w:eastAsiaTheme="minorEastAsia" w:hAnsi="Times New Roman" w:cs="Times New Roman"/>
          <w:sz w:val="24"/>
          <w:szCs w:val="24"/>
          <w:lang w:val="en-GB"/>
        </w:rPr>
        <w:t xml:space="preserve">, biased search </w:t>
      </w:r>
      <w:r w:rsidR="001F1279">
        <w:rPr>
          <w:rFonts w:ascii="Times New Roman" w:eastAsiaTheme="minorEastAsia" w:hAnsi="Times New Roman" w:cs="Times New Roman"/>
          <w:sz w:val="24"/>
          <w:szCs w:val="24"/>
          <w:lang w:val="en-GB"/>
        </w:rPr>
        <w:t xml:space="preserve">behaviour </w:t>
      </w:r>
      <w:r w:rsidR="00DD6B3D">
        <w:rPr>
          <w:rFonts w:ascii="Times New Roman" w:eastAsiaTheme="minorEastAsia" w:hAnsi="Times New Roman" w:cs="Times New Roman"/>
          <w:sz w:val="24"/>
          <w:szCs w:val="24"/>
          <w:lang w:val="en-GB"/>
        </w:rPr>
        <w:t>and</w:t>
      </w:r>
      <w:r w:rsidR="000C5AD3" w:rsidRPr="00235BC3">
        <w:rPr>
          <w:rFonts w:ascii="Times New Roman" w:eastAsiaTheme="minorEastAsia" w:hAnsi="Times New Roman" w:cs="Times New Roman"/>
          <w:sz w:val="24"/>
          <w:szCs w:val="24"/>
          <w:lang w:val="en-GB"/>
        </w:rPr>
        <w:t xml:space="preserve"> </w:t>
      </w:r>
      <w:r w:rsidR="00D10B8F">
        <w:rPr>
          <w:rFonts w:ascii="Times New Roman" w:eastAsiaTheme="minorEastAsia" w:hAnsi="Times New Roman" w:cs="Times New Roman"/>
          <w:sz w:val="24"/>
          <w:szCs w:val="24"/>
          <w:lang w:val="en-GB"/>
        </w:rPr>
        <w:t xml:space="preserve">limited </w:t>
      </w:r>
      <w:r w:rsidR="000A534D">
        <w:rPr>
          <w:rFonts w:ascii="Times New Roman" w:eastAsiaTheme="minorEastAsia" w:hAnsi="Times New Roman" w:cs="Times New Roman"/>
          <w:sz w:val="24"/>
          <w:szCs w:val="24"/>
          <w:lang w:val="en-GB"/>
        </w:rPr>
        <w:t>replication</w:t>
      </w:r>
      <w:r w:rsidR="00CA6DD8">
        <w:rPr>
          <w:rFonts w:ascii="Times New Roman" w:eastAsiaTheme="minorEastAsia" w:hAnsi="Times New Roman" w:cs="Times New Roman"/>
          <w:sz w:val="24"/>
          <w:szCs w:val="24"/>
          <w:lang w:val="en-GB"/>
        </w:rPr>
        <w:t xml:space="preserve"> </w:t>
      </w:r>
      <w:r w:rsidR="00CA6DD8">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{"citationID":"7Ey3rl9h","properties":{"formattedCitation":"(Mair and Ruete 2016, Tiago et al. 2017, Geurts et al. 2023)","plainCitation":"(Mair and Ruete 2016, Tiago et al. 2017, Geurts et al. 2023)","noteIndex":0},"citationItems":[{"id":21053,"uris":["http://zotero.org/users/942300/items/ZTNBHYHY"],"itemData":{"id":21053,"type":"article-journal","abstract":"The collation of citizen science data in open-access biodiversity databases makes temporally and spatially extensive species’ observation data available to a wide range of users. Such data are an invaluable resource but contain inherent limitations, such as sampling bias in favour of recorder distribution, lack of survey effort assessment, and lack of coverage of the distribution of all organisms. Any technical assessment, monitoring program or scientific research applying citizen science data should therefore include an evaluation of the uncertainty of its results. We use ‘ignorance’ scores, i.e. spatially explicit indices of sampling bias across a study region, to further understand spatial patterns of observation behaviour for 13 reference taxonomic groups. The data is based on voluntary observations made in Sweden between 2000 and 2014. We compared the effect of six geographical variables (elevation, steepness, population density, log population density, road density and footpath density) on the ignorance scores of each group. We found substantial variation among taxonomic groups in the relative importance of different geographic variables for explaining ignorance scores. In general, road access and logged population density were consistently important variables explaining bias in sampling effort, indicating that access at a landscape-scale facilitates voluntary reporting by citizen scientists. Also, small increases in population density can produce a substantial reduction in ignorance score. However the between-taxa variation in the importance of geographic variables for explaining ignorance scores demonstrated that different taxa suffer from different spatial biases. We suggest that conservationists and researchers should use ignorance scores to acknowledge uncertainty in their analyses and conclusions, because they may simultaneously include many correlated variables that are difficult to disentangle.","container-title":"PLOS ONE","DOI":"10.1371/journal.pone.0147796","ISSN":"1932-6203","issue":"1","journalAbbreviation":"PLOS ONE","language":"en","page":"e0147796","source":"PLoS Journals","title":"Explaining Spatial Variation in the Recording Effort of Citizen Science Data across Multiple Taxa","volume":"11","author":[{"family":"Mair","given":"Louise"},{"family":"Ruete","given":"Alejandro"}],"issued":{"date-parts":[["2016",1,28]]}}},{"id":21055,"uris":["http://zotero.org/users/942300/items/UC6XM7VU"],"itemData":{"id":21055,"type":"article-journal","abstract":"Opportunistic citizen science databases are becoming an important way of gathering information on species distributions. These data are temporally and spatially dispersed and could have limitations regarding biases in the distribution of the observations in space and/or time. In this work, we test the influence of landscape variables in the distribution of citizen science observations for eight taxonomic groups. We use data collected through a Portuguese citizen science database (biodiversity4all. org). We use a zero-inflated negative binomial regression to model the distribution of observations as a function of a set of variables representing the landscape features plausibly influencing the spatial distribution of the records. Results suggest that the density of paths is the most important variable, having a statistically significant positive relationship with number of observations for seven of the eight taxa considered. Wetland coverage was also identified as having a significant, positive relationship, for birds, amphibians and reptiles, and mammals. Our results highlight that the distribution of species observations, in citizen science projects, is spatially biased. Higher frequency of observations is driven largely by accessibility and by the presence of water bodies. We conclude that efforts are required to increase the spatial evenness of sampling effort from volunteers.","container-title":"Scientific Reports","DOI":"10.1038/s41598-017-13130-8","ISSN":"2045-2322","journalAbbreviation":"Sci Rep","language":"English","note":"WOS:000413050800001","page":"12832","source":"Web of Science","title":"Spatial distribution of citizen science casuistic observations for different taxonomic groups","volume":"7","author":[{"family":"Tiago","given":"Patricia"},{"family":"Ceia-Hasse","given":"Ana"},{"family":"Marques","given":"Tiago A."},{"family":"Capinha","given":"Cesar"},{"family":"Pereira","given":"Henrique M."}],"issued":{"date-parts":[["2017",10,16]]}}},{"id":50562,"uris":["http://zotero.org/users/942300/items/GWUVQ8Q9"],"itemData":{"id":50562,"type":"article-journal","abstract":"Biodiversity community science projects are growing rapidly in popularity. The enormous amounts of data generated by these programs are transforming how we conduct ecological research and conservation management. However, as with other biodiversity surveys, community science datasets suffer from biases in time and locations of observations. To better use these data, we modeled the spatial biases present in the popular community science platform, iNaturalist. iNaturalist uses crowdsourcing to collect georeferenced and time-stamped observations of all taxa worldwide. With its wealth of biodiversity data, iNaturalist is now being used to answer a broad range of questions in ecology and conservation, but little is known about the platform's spatial biases. We focus on the more than 1.75 million iNaturalist observations available (as of December 2021) from British Columbia, Canada, a region with a strong community science presence and diversity of ecosystems. Using machine learning and species distribution modeling, we examined which landscape factors (e.g., protected areas, roads, human population density, habitat zones, elevation) were most important in determining where observations are taken, and we created a predicted probability map revealing how likely different regions are to be sampled by community scientists. We found strong road biases for observations in iNaturalist, with over 94% of observations within 1 km of roads. In addition, human population density and broad habitat ecosystem zones played a large role in predicting where iNaturalist observations occur across the landscape. These methods demonstrate tools for modeling the effects of spatial biases in large opportunistic datasets that can then be used to produce more accurate species distribution and biodiversity models from community science data.","container-title":"Ecosphere","DOI":"10.1002/ecs2.4582","ISSN":"2150-8925","issue":"6","language":"en","license":"© 2023 The Authors. Ecosphere published by Wiley Periodicals LLC on behalf of The Ecological Society of America.","note":"_eprint: https://esajournals.onlinelibrary.wiley.com/doi/pdf/10.1002/ecs2.4582","page":"e4582","source":"Wiley Online Library","title":"Turning observations into biodiversity data: Broadscale spatial biases in community science","title-short":"Turning observations into biodiversity data","volume":"14","author":[{"family":"Geurts","given":"Ellyne M."},{"family":"Reynolds","given":"John D."},{"family":"Starzomski","given":"Brian M."}],"issued":{"date-parts":[["2023"]]}}}],"schema":"https://github.com/citation-style-language/schema/raw/master/csl-citation.json"} </w:instrText>
      </w:r>
      <w:r w:rsidR="00CA6DD8">
        <w:rPr>
          <w:rFonts w:ascii="Times New Roman" w:eastAsiaTheme="minorEastAsia" w:hAnsi="Times New Roman" w:cs="Times New Roman"/>
          <w:sz w:val="24"/>
          <w:szCs w:val="24"/>
          <w:lang w:val="en-GB"/>
        </w:rPr>
        <w:fldChar w:fldCharType="separate"/>
      </w:r>
      <w:r w:rsidR="00E46F90" w:rsidRPr="00025677">
        <w:rPr>
          <w:rFonts w:ascii="Times New Roman" w:hAnsi="Times New Roman" w:cs="Times New Roman"/>
          <w:sz w:val="24"/>
          <w:lang w:val="en-GB"/>
        </w:rPr>
        <w:t>(Mair and Ruete 2016, Tiago et al. 2017, Geurts et al. 2023)</w:t>
      </w:r>
      <w:r w:rsidR="00CA6DD8">
        <w:rPr>
          <w:rFonts w:ascii="Times New Roman" w:eastAsiaTheme="minorEastAsia" w:hAnsi="Times New Roman" w:cs="Times New Roman"/>
          <w:sz w:val="24"/>
          <w:szCs w:val="24"/>
          <w:lang w:val="en-GB"/>
        </w:rPr>
        <w:fldChar w:fldCharType="end"/>
      </w:r>
      <w:r w:rsidR="00DA7E6E" w:rsidRPr="00025677">
        <w:rPr>
          <w:rFonts w:ascii="Times New Roman" w:eastAsiaTheme="minorEastAsia" w:hAnsi="Times New Roman" w:cs="Times New Roman"/>
          <w:sz w:val="24"/>
          <w:szCs w:val="24"/>
          <w:lang w:val="en-GB"/>
        </w:rPr>
        <w:t>.</w:t>
      </w:r>
      <w:r w:rsidR="00043771" w:rsidRPr="00025677">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Occurrence records to evaluate </w:t>
      </w:r>
      <w:r w:rsidR="00A11EE1">
        <w:rPr>
          <w:rFonts w:ascii="Times New Roman" w:eastAsiaTheme="minorEastAsia" w:hAnsi="Times New Roman" w:cs="Times New Roman"/>
          <w:i/>
          <w:iCs/>
          <w:sz w:val="24"/>
          <w:szCs w:val="24"/>
          <w:lang w:val="en-GB"/>
        </w:rPr>
        <w:t xml:space="preserve">E </w:t>
      </w:r>
      <w:r w:rsidR="00135EFB" w:rsidRPr="00235BC3">
        <w:rPr>
          <w:rFonts w:ascii="Times New Roman" w:eastAsiaTheme="minorEastAsia" w:hAnsi="Times New Roman" w:cs="Times New Roman"/>
          <w:sz w:val="24"/>
          <w:szCs w:val="24"/>
          <w:lang w:val="en-GB"/>
        </w:rPr>
        <w:t xml:space="preserve">may even be more limiting since </w:t>
      </w:r>
      <w:r w:rsidR="00A35EDE">
        <w:rPr>
          <w:rFonts w:ascii="Times New Roman" w:eastAsiaTheme="minorEastAsia" w:hAnsi="Times New Roman" w:cs="Times New Roman"/>
          <w:sz w:val="24"/>
          <w:szCs w:val="24"/>
          <w:lang w:val="en-GB"/>
        </w:rPr>
        <w:t xml:space="preserve">distribution </w:t>
      </w:r>
      <w:r w:rsidR="00135EFB">
        <w:rPr>
          <w:rFonts w:ascii="Times New Roman" w:eastAsiaTheme="minorEastAsia" w:hAnsi="Times New Roman" w:cs="Times New Roman"/>
          <w:sz w:val="24"/>
          <w:szCs w:val="24"/>
          <w:lang w:val="en-GB"/>
        </w:rPr>
        <w:t xml:space="preserve">data on </w:t>
      </w:r>
      <w:r w:rsidR="00135EFB" w:rsidRPr="00235BC3">
        <w:rPr>
          <w:rFonts w:ascii="Times New Roman" w:eastAsiaTheme="minorEastAsia" w:hAnsi="Times New Roman" w:cs="Times New Roman"/>
          <w:sz w:val="24"/>
          <w:szCs w:val="24"/>
          <w:lang w:val="en-GB"/>
        </w:rPr>
        <w:t xml:space="preserve">many species are lacking proper spatial </w:t>
      </w:r>
      <w:r w:rsidR="00135EFB">
        <w:rPr>
          <w:rFonts w:ascii="Times New Roman" w:eastAsiaTheme="minorEastAsia" w:hAnsi="Times New Roman" w:cs="Times New Roman"/>
          <w:sz w:val="24"/>
          <w:szCs w:val="24"/>
          <w:lang w:val="en-GB"/>
        </w:rPr>
        <w:t>coverage</w:t>
      </w:r>
      <w:r w:rsidR="00135EFB" w:rsidRPr="00235BC3">
        <w:rPr>
          <w:rFonts w:ascii="Times New Roman" w:eastAsiaTheme="minorEastAsia" w:hAnsi="Times New Roman" w:cs="Times New Roman"/>
          <w:sz w:val="24"/>
          <w:szCs w:val="24"/>
          <w:lang w:val="en-GB"/>
        </w:rPr>
        <w:t xml:space="preserve"> </w:t>
      </w:r>
      <w:r w:rsidR="003E6DF5">
        <w:rPr>
          <w:rFonts w:ascii="Times New Roman" w:eastAsiaTheme="minorEastAsia" w:hAnsi="Times New Roman" w:cs="Times New Roman"/>
          <w:sz w:val="24"/>
          <w:szCs w:val="24"/>
          <w:lang w:val="en-GB"/>
        </w:rPr>
        <w:t xml:space="preserve">and absence records </w:t>
      </w:r>
      <w:r w:rsidR="00135EFB" w:rsidRPr="00235BC3">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{"citationID":"MGOmlEXT","properties":{"formattedCitation":"(Laube et al. 2023)","plainCitation":"(Laube et al. 2023)","noteIndex":0},"citationItems":[{"id":33482,"uris":["http://zotero.org/users/942300/items/K8G8DDVL"],"itemData":{"id":33482,"type":"article-journal","abstract":"Wildlife–vehicle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135EFB" w:rsidRPr="00235BC3">
        <w:rPr>
          <w:rFonts w:ascii="Times New Roman" w:hAnsi="Times New Roman" w:cs="Times New Roman"/>
          <w:sz w:val="24"/>
          <w:szCs w:val="24"/>
          <w:lang w:val="en-GB"/>
        </w:rPr>
        <w:t>(Laube et al. 2023)</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9640D0">
        <w:rPr>
          <w:rFonts w:ascii="Times New Roman" w:eastAsiaTheme="minorEastAsia" w:hAnsi="Times New Roman" w:cs="Times New Roman"/>
          <w:sz w:val="24"/>
          <w:szCs w:val="24"/>
          <w:lang w:val="en-GB"/>
        </w:rPr>
        <w:t xml:space="preserve">Species </w:t>
      </w:r>
      <w:r w:rsidR="00135EFB" w:rsidRPr="00235BC3">
        <w:rPr>
          <w:rFonts w:ascii="Times New Roman" w:eastAsiaTheme="minorEastAsia" w:hAnsi="Times New Roman" w:cs="Times New Roman"/>
          <w:sz w:val="24"/>
          <w:szCs w:val="24"/>
          <w:lang w:val="en-GB"/>
        </w:rPr>
        <w:t>distribution</w:t>
      </w:r>
      <w:r w:rsidR="009640D0">
        <w:rPr>
          <w:rFonts w:ascii="Times New Roman" w:eastAsiaTheme="minorEastAsia" w:hAnsi="Times New Roman" w:cs="Times New Roman"/>
          <w:sz w:val="24"/>
          <w:szCs w:val="24"/>
          <w:lang w:val="en-GB"/>
        </w:rPr>
        <w:t xml:space="preserve"> models using opportunistic records</w:t>
      </w:r>
      <w:r w:rsidR="0003766B">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both </w:t>
      </w:r>
      <w:r w:rsidR="0003766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live animals </w:t>
      </w:r>
      <w:r w:rsidR="0003766B">
        <w:rPr>
          <w:rFonts w:ascii="Times New Roman" w:eastAsiaTheme="minorEastAsia" w:hAnsi="Times New Roman" w:cs="Times New Roman"/>
          <w:sz w:val="24"/>
          <w:szCs w:val="24"/>
          <w:lang w:val="en-GB"/>
        </w:rPr>
        <w:t xml:space="preserve">or </w:t>
      </w:r>
      <w:proofErr w:type="spellStart"/>
      <w:r w:rsidR="0003766B">
        <w:rPr>
          <w:rFonts w:ascii="Times New Roman" w:eastAsiaTheme="minorEastAsia" w:hAnsi="Times New Roman" w:cs="Times New Roman"/>
          <w:sz w:val="24"/>
          <w:szCs w:val="24"/>
          <w:lang w:val="en-GB"/>
        </w:rPr>
        <w:t>roadkills</w:t>
      </w:r>
      <w:proofErr w:type="spellEnd"/>
      <w:r w:rsidR="0003766B">
        <w:rPr>
          <w:rFonts w:ascii="Times New Roman" w:eastAsiaTheme="minorEastAsia" w:hAnsi="Times New Roman" w:cs="Times New Roman"/>
          <w:sz w:val="24"/>
          <w:szCs w:val="24"/>
          <w:lang w:val="en-GB"/>
        </w:rPr>
        <w:t xml:space="preserve">, often </w:t>
      </w:r>
      <w:r w:rsidR="00765E1D">
        <w:rPr>
          <w:rFonts w:ascii="Times New Roman" w:eastAsiaTheme="minorEastAsia" w:hAnsi="Times New Roman" w:cs="Times New Roman"/>
          <w:sz w:val="24"/>
          <w:szCs w:val="24"/>
          <w:lang w:val="en-GB"/>
        </w:rPr>
        <w:t xml:space="preserve">compensate these </w:t>
      </w:r>
      <w:r w:rsidR="00E355F8">
        <w:rPr>
          <w:rFonts w:ascii="Times New Roman" w:eastAsiaTheme="minorEastAsia" w:hAnsi="Times New Roman" w:cs="Times New Roman"/>
          <w:sz w:val="24"/>
          <w:szCs w:val="24"/>
          <w:lang w:val="en-GB"/>
        </w:rPr>
        <w:t xml:space="preserve">limitations </w:t>
      </w:r>
      <w:r w:rsidR="00F23096">
        <w:rPr>
          <w:rFonts w:ascii="Times New Roman" w:eastAsiaTheme="minorEastAsia" w:hAnsi="Times New Roman" w:cs="Times New Roman"/>
          <w:sz w:val="24"/>
          <w:szCs w:val="24"/>
          <w:lang w:val="en-GB"/>
        </w:rPr>
        <w:t xml:space="preserve">through </w:t>
      </w:r>
      <w:r w:rsidR="005D50FB">
        <w:rPr>
          <w:rFonts w:ascii="Times New Roman" w:eastAsiaTheme="minorEastAsia" w:hAnsi="Times New Roman" w:cs="Times New Roman"/>
          <w:sz w:val="24"/>
          <w:szCs w:val="24"/>
          <w:lang w:val="en-GB"/>
        </w:rPr>
        <w:t xml:space="preserve">resampling or statistical procedure to account </w:t>
      </w:r>
      <w:r w:rsidR="00F315D9">
        <w:rPr>
          <w:rFonts w:ascii="Times New Roman" w:eastAsiaTheme="minorEastAsia" w:hAnsi="Times New Roman" w:cs="Times New Roman"/>
          <w:sz w:val="24"/>
          <w:szCs w:val="24"/>
          <w:lang w:val="en-GB"/>
        </w:rPr>
        <w:t xml:space="preserve">indirectly </w:t>
      </w:r>
      <w:r w:rsidR="005D50F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sampling effort </w:t>
      </w:r>
      <w:r w:rsidR="00E74168">
        <w:rPr>
          <w:rFonts w:ascii="Times New Roman" w:eastAsiaTheme="minorEastAsia" w:hAnsi="Times New Roman" w:cs="Times New Roman"/>
          <w:sz w:val="24"/>
          <w:szCs w:val="24"/>
          <w:lang w:val="en-GB"/>
        </w:rPr>
        <w:t>and missing absence data</w:t>
      </w:r>
      <w:r w:rsidR="000C6E08">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{"citationID":"fdTEC56s","properties":{"formattedCitation":"(Isaac et al. 2014, De Solan et al. 2019)","plainCitation":"(Isaac et al. 2014, De Solan et al. 2019)","noteIndex":0},"citationItems":[{"id":19802,"uris":["http://zotero.org/users/942300/items/DWHJXDS3"],"itemData":{"id":19802,"type":"article-journal","abstract":"*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B."}],"issued":{"date-parts":[["2014",10,1]]}}},{"id":20539,"uris":["http://zotero.org/users/942300/items/5JWMG79C"],"itemData":{"id":20539,"type":"article-journal","abstract":"Although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E96982" w:rsidRPr="00DE256B">
        <w:rPr>
          <w:rFonts w:ascii="Times New Roman" w:hAnsi="Times New Roman" w:cs="Times New Roman"/>
          <w:sz w:val="24"/>
          <w:lang w:val="en-GB"/>
        </w:rPr>
        <w:t>(Isaac et al. 2014, De Solan et al. 2019)</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707448">
        <w:rPr>
          <w:rFonts w:ascii="Times New Roman" w:eastAsiaTheme="minorEastAsia" w:hAnsi="Times New Roman" w:cs="Times New Roman"/>
          <w:sz w:val="24"/>
          <w:szCs w:val="24"/>
          <w:lang w:val="en-GB"/>
        </w:rPr>
        <w:t xml:space="preserve">However, when processed and interpreted with care, these messy data can provide reliable and useful insights on spatial roadkill patterns, especially over </w:t>
      </w:r>
      <w:r w:rsidR="00707448">
        <w:rPr>
          <w:rFonts w:ascii="Times New Roman" w:eastAsiaTheme="minorEastAsia" w:hAnsi="Times New Roman" w:cs="Times New Roman"/>
          <w:sz w:val="24"/>
          <w:szCs w:val="24"/>
          <w:lang w:val="en-GB"/>
        </w:rPr>
        <w:lastRenderedPageBreak/>
        <w:t xml:space="preserve">the large spatial extents and coarse resolutions required for regional planning policies </w:t>
      </w:r>
      <w:r w:rsidR="00707448">
        <w:rPr>
          <w:rFonts w:ascii="Times New Roman" w:eastAsiaTheme="minorEastAsia" w:hAnsi="Times New Roman" w:cs="Times New Roman"/>
          <w:sz w:val="24"/>
          <w:szCs w:val="24"/>
          <w:lang w:val="en-GB"/>
        </w:rPr>
        <w:fldChar w:fldCharType="begin"/>
      </w:r>
      <w:r w:rsidR="006D313E">
        <w:rPr>
          <w:rFonts w:ascii="Times New Roman" w:eastAsiaTheme="minorEastAsia" w:hAnsi="Times New Roman" w:cs="Times New Roman"/>
          <w:sz w:val="24"/>
          <w:szCs w:val="24"/>
          <w:lang w:val="en-GB"/>
        </w:rPr>
        <w:instrText xml:space="preserve"> ADDIN ZOTERO_ITEM CSL_CITATION {"citationID":"Z6ztZ0yQ","properties":{"formattedCitation":"(Isaac et al. 2014, Dobson et al. 2020, Shin et al. 2022)","plainCitation":"(Isaac et al. 2014, Dobson et al. 2020, Shin et al. 2022)","noteIndex":0},"citationItems":[{"id":19802,"uris":["http://zotero.org/users/942300/items/DWHJXDS3"],"itemData":{"id":19802,"type":"article-journal","abstract":"*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B."}],"issued":{"date-parts":[["2014",10,1]]}}},{"id":21330,"uris":["http://zotero.org/users/942300/items/HTBIZNSD"],"itemData":{"id":21330,"type":"article-journal","abstract":"Conservationists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id":50566,"uris":["http://zotero.org/users/942300/items/JFWBZ5E3"],"itemData":{"id":50566,"type":"article-journal","abstract":"Roadkills are a major threat to the wildlife in human-modified landscapes. Due to their ecology, relatively small size, and slow movement, amphibians and reptiles are particularly prone to roadkill. While standardized roadkill surveys provide valuable data for regional roadkill trends, such surveys are often resource-intensive and have limited geographic coverage. Herein, we analyzed a roadkill dataset of the Korean herpetofauna derived from the citizen science database iNaturalist, and compared the overall roadkill trends detected in the iNaturalist data with standardized survey-based literature data. Our results show that the citizen science data overall provide a good picture of roadkill trends for the Korean herpetofauna in terms of recorded species. We detected both similarities and notable differences between the iNaturalist and literature data. The most notable differences between the two datasets were found in the number of recorded species, distribution across habitat types, and distribution across elevational ranges. Even with spatially biased sampling, the iNaturalist data had a considerably broader geographic coverage compared to standardized surveys. In addition, we related the presence of amphibian and reptiles roadkills to the presence of agricultural lands, forests and grassland. While the unstandardized nature of the citizen science data can be criticized, we argue that this feature also acts an advantage for this type of data, as citizen science can better detect roadkills of rare species, or seasonal events such as mass migration of amphibians, and inform population trends and threats. Thus, our results highlight the importance of spatially biased and unstandardized citizen science data for roadkill detection. This study builds on previous studies demonstrating citizen science as a viable method of roadkill surveys.","container-title":"Frontiers in Ecology and Evolution","DOI":"10.3389/fevo.2022.944318","ISSN":"2296-701X","journalAbbreviation":"Front. Ecol. Evol.","language":"English","note":"publisher: Frontiers","source":"Frontiers","title":"Citizen science and roadkill trends in the Korean herpetofauna: The importance of spatially biased and unstandardized data","title-short":"Citizen science and roadkill trends in the Korean herpetofauna","URL":"https://www.frontiersin.org/journals/ecology-and-evolution/articles/10.3389/fevo.2022.944318/full","volume":"10","author":[{"family":"Shin","given":"Yucheol"},{"family":"Kim","given":"Kyungmin"},{"family":"Groffen","given":"Jordy"},{"family":"Woo","given":"Donggul"},{"family":"Song","given":"Euigeun"},{"family":"Borzée","given":"Amaël"}],"accessed":{"date-parts":[["2025",8,13]]},"issued":{"date-parts":[["2022",8,12]]}}}],"schema":"https://github.com/citation-style-language/schema/raw/master/csl-citation.json"} </w:instrText>
      </w:r>
      <w:r w:rsidR="00707448">
        <w:rPr>
          <w:rFonts w:ascii="Times New Roman" w:eastAsiaTheme="minorEastAsia" w:hAnsi="Times New Roman" w:cs="Times New Roman"/>
          <w:sz w:val="24"/>
          <w:szCs w:val="24"/>
          <w:lang w:val="en-GB"/>
        </w:rPr>
        <w:fldChar w:fldCharType="separate"/>
      </w:r>
      <w:r w:rsidR="00025677" w:rsidRPr="00ED18F2">
        <w:rPr>
          <w:rFonts w:ascii="Times New Roman" w:hAnsi="Times New Roman" w:cs="Times New Roman"/>
          <w:sz w:val="24"/>
          <w:lang w:val="en-GB"/>
        </w:rPr>
        <w:t>(Isaac et al. 2014, Dobson et al. 2020, Shin et al. 2022)</w:t>
      </w:r>
      <w:r w:rsidR="00707448">
        <w:rPr>
          <w:rFonts w:ascii="Times New Roman" w:eastAsiaTheme="minorEastAsia" w:hAnsi="Times New Roman" w:cs="Times New Roman"/>
          <w:sz w:val="24"/>
          <w:szCs w:val="24"/>
          <w:lang w:val="en-GB"/>
        </w:rPr>
        <w:fldChar w:fldCharType="end"/>
      </w:r>
      <w:r w:rsidR="00707448" w:rsidRPr="00ED18F2">
        <w:rPr>
          <w:rFonts w:ascii="Times New Roman" w:eastAsiaTheme="minorEastAsia" w:hAnsi="Times New Roman" w:cs="Times New Roman"/>
          <w:sz w:val="24"/>
          <w:szCs w:val="24"/>
          <w:lang w:val="en-GB"/>
        </w:rPr>
        <w:t>.</w:t>
      </w:r>
    </w:p>
    <w:p w14:paraId="0141D6EE" w14:textId="77777777" w:rsidR="00726905" w:rsidRPr="00235BC3" w:rsidRDefault="00726905" w:rsidP="00235BC3">
      <w:pPr>
        <w:spacing w:line="480" w:lineRule="auto"/>
        <w:rPr>
          <w:rFonts w:ascii="Times New Roman" w:hAnsi="Times New Roman" w:cs="Times New Roman"/>
          <w:sz w:val="24"/>
          <w:szCs w:val="24"/>
          <w:lang w:val="en-GB"/>
        </w:rPr>
      </w:pPr>
    </w:p>
    <w:p w14:paraId="55DF1498" w14:textId="790D7B36" w:rsidR="006D1E6B" w:rsidRPr="00235BC3" w:rsidRDefault="00E544A5"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originates from the French Ministry in charge of ecology’</w:t>
      </w:r>
      <w:r w:rsidR="00482425" w:rsidRPr="00235BC3">
        <w:rPr>
          <w:rFonts w:ascii="Times New Roman" w:hAnsi="Times New Roman" w:cs="Times New Roman"/>
          <w:sz w:val="24"/>
          <w:szCs w:val="24"/>
          <w:lang w:val="en-GB"/>
        </w:rPr>
        <w:t>s interest for a regional understanding of the ecological impact of linear infrastructure networks.</w:t>
      </w:r>
      <w:r w:rsidR="008C53D0" w:rsidRPr="00235BC3">
        <w:rPr>
          <w:rFonts w:ascii="Times New Roman" w:hAnsi="Times New Roman" w:cs="Times New Roman"/>
          <w:sz w:val="24"/>
          <w:szCs w:val="24"/>
          <w:lang w:val="en-GB"/>
        </w:rPr>
        <w:t xml:space="preserve"> </w:t>
      </w:r>
      <w:r w:rsidR="00695604" w:rsidRPr="00235BC3">
        <w:rPr>
          <w:rFonts w:ascii="Times New Roman" w:hAnsi="Times New Roman" w:cs="Times New Roman"/>
          <w:sz w:val="24"/>
          <w:szCs w:val="24"/>
          <w:lang w:val="en-GB"/>
        </w:rPr>
        <w:t xml:space="preserve">In particular, maps of </w:t>
      </w:r>
      <w:r w:rsidR="00092C31">
        <w:rPr>
          <w:rFonts w:ascii="Times New Roman" w:hAnsi="Times New Roman" w:cs="Times New Roman"/>
          <w:sz w:val="24"/>
          <w:szCs w:val="24"/>
          <w:lang w:val="en-GB"/>
        </w:rPr>
        <w:t xml:space="preserve">the </w:t>
      </w:r>
      <w:r w:rsidR="00695604" w:rsidRPr="00235BC3">
        <w:rPr>
          <w:rFonts w:ascii="Times New Roman" w:hAnsi="Times New Roman" w:cs="Times New Roman"/>
          <w:sz w:val="24"/>
          <w:szCs w:val="24"/>
          <w:lang w:val="en-GB"/>
        </w:rPr>
        <w:t xml:space="preserve">roadkill risk are </w:t>
      </w:r>
      <w:r w:rsidR="00092C31">
        <w:rPr>
          <w:rFonts w:ascii="Times New Roman" w:hAnsi="Times New Roman" w:cs="Times New Roman"/>
          <w:sz w:val="24"/>
          <w:szCs w:val="24"/>
          <w:lang w:val="en-GB"/>
        </w:rPr>
        <w:t>requested</w:t>
      </w:r>
      <w:r w:rsidR="00695604" w:rsidRPr="00235BC3">
        <w:rPr>
          <w:rFonts w:ascii="Times New Roman" w:hAnsi="Times New Roman" w:cs="Times New Roman"/>
          <w:sz w:val="24"/>
          <w:szCs w:val="24"/>
          <w:lang w:val="en-GB"/>
        </w:rPr>
        <w:t xml:space="preserve"> by stakeholders to identify mortality hotspots along the French road network, encourage </w:t>
      </w:r>
      <w:r w:rsidR="00194D65" w:rsidRPr="00235BC3">
        <w:rPr>
          <w:rFonts w:ascii="Times New Roman" w:hAnsi="Times New Roman" w:cs="Times New Roman"/>
          <w:sz w:val="24"/>
          <w:szCs w:val="24"/>
          <w:lang w:val="en-GB"/>
        </w:rPr>
        <w:t xml:space="preserve">protocoled sampling in these areas, and implement </w:t>
      </w:r>
      <w:r w:rsidR="00695604" w:rsidRPr="00235BC3">
        <w:rPr>
          <w:rFonts w:ascii="Times New Roman" w:hAnsi="Times New Roman" w:cs="Times New Roman"/>
          <w:sz w:val="24"/>
          <w:szCs w:val="24"/>
          <w:lang w:val="en-GB"/>
        </w:rPr>
        <w:t xml:space="preserve">targeted </w:t>
      </w:r>
      <w:r w:rsidR="00C3716A" w:rsidRPr="00235BC3">
        <w:rPr>
          <w:rFonts w:ascii="Times New Roman" w:hAnsi="Times New Roman" w:cs="Times New Roman"/>
          <w:sz w:val="24"/>
          <w:szCs w:val="24"/>
          <w:lang w:val="en-GB"/>
        </w:rPr>
        <w:t xml:space="preserve">risk </w:t>
      </w:r>
      <w:r w:rsidR="008623C2" w:rsidRPr="00235BC3">
        <w:rPr>
          <w:rFonts w:ascii="Times New Roman" w:hAnsi="Times New Roman" w:cs="Times New Roman"/>
          <w:sz w:val="24"/>
          <w:szCs w:val="24"/>
          <w:lang w:val="en-GB"/>
        </w:rPr>
        <w:t xml:space="preserve">reduction actions. Thus, our </w:t>
      </w:r>
      <w:r w:rsidR="00A70893" w:rsidRPr="00235BC3">
        <w:rPr>
          <w:rFonts w:ascii="Times New Roman" w:hAnsi="Times New Roman" w:cs="Times New Roman"/>
          <w:sz w:val="24"/>
          <w:szCs w:val="24"/>
          <w:lang w:val="en-GB"/>
        </w:rPr>
        <w:t xml:space="preserve">aim </w:t>
      </w:r>
      <w:r w:rsidR="002F72FB" w:rsidRPr="00235BC3">
        <w:rPr>
          <w:rFonts w:ascii="Times New Roman" w:hAnsi="Times New Roman" w:cs="Times New Roman"/>
          <w:sz w:val="24"/>
          <w:szCs w:val="24"/>
          <w:lang w:val="en-GB"/>
        </w:rPr>
        <w:t xml:space="preserve">was to </w:t>
      </w:r>
      <w:r w:rsidR="00AD5D44">
        <w:rPr>
          <w:rFonts w:ascii="Times New Roman" w:hAnsi="Times New Roman" w:cs="Times New Roman"/>
          <w:sz w:val="24"/>
          <w:szCs w:val="24"/>
          <w:lang w:val="en-GB"/>
        </w:rPr>
        <w:t xml:space="preserve">evaluate the ability of opportunistic records gathered by volunteers and road safety patrols to produce </w:t>
      </w:r>
      <w:r w:rsidR="002F72FB" w:rsidRPr="00235BC3">
        <w:rPr>
          <w:rFonts w:ascii="Times New Roman" w:hAnsi="Times New Roman" w:cs="Times New Roman"/>
          <w:sz w:val="24"/>
          <w:szCs w:val="24"/>
          <w:lang w:val="en-GB"/>
        </w:rPr>
        <w:t xml:space="preserve">a regional-extent predictive map of </w:t>
      </w:r>
      <w:r w:rsidR="00AD5D44">
        <w:rPr>
          <w:rFonts w:ascii="Times New Roman" w:hAnsi="Times New Roman" w:cs="Times New Roman"/>
          <w:sz w:val="24"/>
          <w:szCs w:val="24"/>
          <w:lang w:val="en-GB"/>
        </w:rPr>
        <w:t xml:space="preserve">the roadkill risk, while separating exposure and danger </w:t>
      </w:r>
      <w:r w:rsidR="00B019F1">
        <w:rPr>
          <w:rFonts w:ascii="Times New Roman" w:hAnsi="Times New Roman" w:cs="Times New Roman"/>
          <w:sz w:val="24"/>
          <w:szCs w:val="24"/>
          <w:lang w:val="en-GB"/>
        </w:rPr>
        <w:t>and accounting for uneven survey effort.</w:t>
      </w:r>
      <w:r w:rsidR="004A79E2" w:rsidRPr="00235BC3">
        <w:rPr>
          <w:rFonts w:ascii="Times New Roman" w:hAnsi="Times New Roman" w:cs="Times New Roman"/>
          <w:sz w:val="24"/>
          <w:szCs w:val="24"/>
          <w:lang w:val="en-GB"/>
        </w:rPr>
        <w:t xml:space="preserve"> </w:t>
      </w:r>
      <w:r w:rsidR="0027064D" w:rsidRPr="00235BC3">
        <w:rPr>
          <w:rFonts w:ascii="Times New Roman" w:hAnsi="Times New Roman" w:cs="Times New Roman"/>
          <w:sz w:val="24"/>
          <w:szCs w:val="24"/>
          <w:lang w:val="en-GB"/>
        </w:rPr>
        <w:t xml:space="preserve">Because the initial aim of a multispecies </w:t>
      </w:r>
      <w:r w:rsidR="00106947" w:rsidRPr="00235BC3">
        <w:rPr>
          <w:rFonts w:ascii="Times New Roman" w:hAnsi="Times New Roman" w:cs="Times New Roman"/>
          <w:sz w:val="24"/>
          <w:szCs w:val="24"/>
          <w:lang w:val="en-GB"/>
        </w:rPr>
        <w:t xml:space="preserve">comparative </w:t>
      </w:r>
      <w:r w:rsidR="008D5767" w:rsidRPr="00235BC3">
        <w:rPr>
          <w:rFonts w:ascii="Times New Roman" w:hAnsi="Times New Roman" w:cs="Times New Roman"/>
          <w:sz w:val="24"/>
          <w:szCs w:val="24"/>
          <w:lang w:val="en-GB"/>
        </w:rPr>
        <w:t xml:space="preserve">model </w:t>
      </w:r>
      <w:r w:rsidR="0027064D" w:rsidRPr="00235BC3">
        <w:rPr>
          <w:rFonts w:ascii="Times New Roman" w:hAnsi="Times New Roman" w:cs="Times New Roman"/>
          <w:sz w:val="24"/>
          <w:szCs w:val="24"/>
          <w:lang w:val="en-GB"/>
        </w:rPr>
        <w:t xml:space="preserve">quickly appeared intractable at the targeted spatial extent, we </w:t>
      </w:r>
      <w:r w:rsidR="007F1BAB" w:rsidRPr="00235BC3">
        <w:rPr>
          <w:rFonts w:ascii="Times New Roman" w:hAnsi="Times New Roman" w:cs="Times New Roman"/>
          <w:sz w:val="24"/>
          <w:szCs w:val="24"/>
          <w:lang w:val="en-GB"/>
        </w:rPr>
        <w:t xml:space="preserve">chose to focus </w:t>
      </w:r>
      <w:commentRangeStart w:id="13"/>
      <w:r w:rsidR="007F1BAB" w:rsidRPr="00235BC3">
        <w:rPr>
          <w:rFonts w:ascii="Times New Roman" w:hAnsi="Times New Roman" w:cs="Times New Roman"/>
          <w:sz w:val="24"/>
          <w:szCs w:val="24"/>
          <w:lang w:val="en-GB"/>
        </w:rPr>
        <w:t xml:space="preserve">on </w:t>
      </w:r>
      <w:r w:rsidR="00126582">
        <w:rPr>
          <w:rFonts w:ascii="Times New Roman" w:hAnsi="Times New Roman" w:cs="Times New Roman"/>
          <w:sz w:val="24"/>
          <w:szCs w:val="24"/>
          <w:lang w:val="en-GB"/>
        </w:rPr>
        <w:t xml:space="preserve">seven </w:t>
      </w:r>
      <w:r w:rsidR="00C03C69" w:rsidRPr="00235BC3">
        <w:rPr>
          <w:rFonts w:ascii="Times New Roman" w:hAnsi="Times New Roman" w:cs="Times New Roman"/>
          <w:sz w:val="24"/>
          <w:szCs w:val="24"/>
          <w:lang w:val="en-GB"/>
        </w:rPr>
        <w:t xml:space="preserve">mammal species and functional groups </w:t>
      </w:r>
      <w:commentRangeEnd w:id="13"/>
      <w:r w:rsidR="00936D8B">
        <w:rPr>
          <w:rStyle w:val="Marquedecommentaire"/>
        </w:rPr>
        <w:commentReference w:id="13"/>
      </w:r>
      <w:r w:rsidR="00C03C69" w:rsidRPr="00235BC3">
        <w:rPr>
          <w:rFonts w:ascii="Times New Roman" w:hAnsi="Times New Roman" w:cs="Times New Roman"/>
          <w:sz w:val="24"/>
          <w:szCs w:val="24"/>
          <w:lang w:val="en-GB"/>
        </w:rPr>
        <w:t xml:space="preserve">that are </w:t>
      </w:r>
      <w:r w:rsidR="007F1BAB" w:rsidRPr="00235BC3">
        <w:rPr>
          <w:rFonts w:ascii="Times New Roman" w:hAnsi="Times New Roman" w:cs="Times New Roman"/>
          <w:sz w:val="24"/>
          <w:szCs w:val="24"/>
          <w:lang w:val="en-GB"/>
        </w:rPr>
        <w:t>regular vic</w:t>
      </w:r>
      <w:r w:rsidR="00511899" w:rsidRPr="00235BC3">
        <w:rPr>
          <w:rFonts w:ascii="Times New Roman" w:hAnsi="Times New Roman" w:cs="Times New Roman"/>
          <w:sz w:val="24"/>
          <w:szCs w:val="24"/>
          <w:lang w:val="en-GB"/>
        </w:rPr>
        <w:t>tim of collisions with vehicles. Th</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s</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 xml:space="preserve"> species </w:t>
      </w:r>
      <w:r w:rsidR="00C03C69" w:rsidRPr="00235BC3">
        <w:rPr>
          <w:rFonts w:ascii="Times New Roman" w:hAnsi="Times New Roman" w:cs="Times New Roman"/>
          <w:sz w:val="24"/>
          <w:szCs w:val="24"/>
          <w:lang w:val="en-GB"/>
        </w:rPr>
        <w:t xml:space="preserve">are </w:t>
      </w:r>
      <w:r w:rsidR="00511899" w:rsidRPr="00235BC3">
        <w:rPr>
          <w:rFonts w:ascii="Times New Roman" w:hAnsi="Times New Roman" w:cs="Times New Roman"/>
          <w:sz w:val="24"/>
          <w:szCs w:val="24"/>
          <w:lang w:val="en-GB"/>
        </w:rPr>
        <w:t xml:space="preserve">sufficiently </w:t>
      </w:r>
      <w:r w:rsidR="000B3232" w:rsidRPr="00235BC3">
        <w:rPr>
          <w:rFonts w:ascii="Times New Roman" w:hAnsi="Times New Roman" w:cs="Times New Roman"/>
          <w:sz w:val="24"/>
          <w:szCs w:val="24"/>
          <w:lang w:val="en-GB"/>
        </w:rPr>
        <w:t xml:space="preserve">common in our study area and </w:t>
      </w:r>
      <w:r w:rsidR="00511899" w:rsidRPr="00235BC3">
        <w:rPr>
          <w:rFonts w:ascii="Times New Roman" w:hAnsi="Times New Roman" w:cs="Times New Roman"/>
          <w:sz w:val="24"/>
          <w:szCs w:val="24"/>
          <w:lang w:val="en-GB"/>
        </w:rPr>
        <w:t xml:space="preserve">large </w:t>
      </w:r>
      <w:r w:rsidR="000B3232" w:rsidRPr="00235BC3">
        <w:rPr>
          <w:rFonts w:ascii="Times New Roman" w:hAnsi="Times New Roman" w:cs="Times New Roman"/>
          <w:sz w:val="24"/>
          <w:szCs w:val="24"/>
          <w:lang w:val="en-GB"/>
        </w:rPr>
        <w:t xml:space="preserve">enough </w:t>
      </w:r>
      <w:r w:rsidR="00511899" w:rsidRPr="00235BC3">
        <w:rPr>
          <w:rFonts w:ascii="Times New Roman" w:hAnsi="Times New Roman" w:cs="Times New Roman"/>
          <w:sz w:val="24"/>
          <w:szCs w:val="24"/>
          <w:lang w:val="en-GB"/>
        </w:rPr>
        <w:t>to expect that animals dead at the collision location will be detected in most instances and</w:t>
      </w:r>
      <w:r w:rsidR="00CB14CA"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are</w:t>
      </w:r>
      <w:r w:rsidR="00511899"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 xml:space="preserve">usually </w:t>
      </w:r>
      <w:r w:rsidR="00511899" w:rsidRPr="00235BC3">
        <w:rPr>
          <w:rFonts w:ascii="Times New Roman" w:hAnsi="Times New Roman" w:cs="Times New Roman"/>
          <w:sz w:val="24"/>
          <w:szCs w:val="24"/>
          <w:lang w:val="en-GB"/>
        </w:rPr>
        <w:t>recorded by road patrols</w:t>
      </w:r>
      <w:r w:rsidR="00C03C69" w:rsidRPr="00235BC3">
        <w:rPr>
          <w:rFonts w:ascii="Times New Roman" w:hAnsi="Times New Roman" w:cs="Times New Roman"/>
          <w:sz w:val="24"/>
          <w:szCs w:val="24"/>
          <w:lang w:val="en-GB"/>
        </w:rPr>
        <w:t>.</w:t>
      </w:r>
      <w:r w:rsidR="006469DF"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t xml:space="preserve">Furthermore, </w:t>
      </w:r>
      <w:r w:rsidR="00C03C69" w:rsidRPr="00235BC3">
        <w:rPr>
          <w:rFonts w:ascii="Times New Roman" w:hAnsi="Times New Roman" w:cs="Times New Roman"/>
          <w:sz w:val="24"/>
          <w:szCs w:val="24"/>
          <w:lang w:val="en-GB"/>
        </w:rPr>
        <w:t xml:space="preserve">all species have </w:t>
      </w:r>
      <w:r w:rsidR="00CD553A" w:rsidRPr="00235BC3">
        <w:rPr>
          <w:rFonts w:ascii="Times New Roman" w:hAnsi="Times New Roman" w:cs="Times New Roman"/>
          <w:sz w:val="24"/>
          <w:szCs w:val="24"/>
          <w:lang w:val="en-GB"/>
        </w:rPr>
        <w:t xml:space="preserve">a sufficiently large home range and broad habitat use </w:t>
      </w:r>
      <w:r w:rsidR="00C03C69" w:rsidRPr="00235BC3">
        <w:rPr>
          <w:rFonts w:ascii="Times New Roman" w:hAnsi="Times New Roman" w:cs="Times New Roman"/>
          <w:sz w:val="24"/>
          <w:szCs w:val="24"/>
          <w:lang w:val="en-GB"/>
        </w:rPr>
        <w:t xml:space="preserve">within the survey area </w:t>
      </w:r>
      <w:r w:rsidR="00CD553A" w:rsidRPr="00235BC3">
        <w:rPr>
          <w:rFonts w:ascii="Times New Roman" w:hAnsi="Times New Roman" w:cs="Times New Roman"/>
          <w:sz w:val="24"/>
          <w:szCs w:val="24"/>
          <w:lang w:val="en-GB"/>
        </w:rPr>
        <w:t>to act as surrogate</w:t>
      </w:r>
      <w:r w:rsidR="00C03C69" w:rsidRPr="00235BC3">
        <w:rPr>
          <w:rFonts w:ascii="Times New Roman" w:hAnsi="Times New Roman" w:cs="Times New Roman"/>
          <w:sz w:val="24"/>
          <w:szCs w:val="24"/>
          <w:lang w:val="en-GB"/>
        </w:rPr>
        <w:t>s</w:t>
      </w:r>
      <w:r w:rsidR="00CD553A" w:rsidRPr="00235BC3">
        <w:rPr>
          <w:rFonts w:ascii="Times New Roman" w:hAnsi="Times New Roman" w:cs="Times New Roman"/>
          <w:sz w:val="24"/>
          <w:szCs w:val="24"/>
          <w:lang w:val="en-GB"/>
        </w:rPr>
        <w:t xml:space="preserve"> for </w:t>
      </w:r>
      <w:r w:rsidR="00C03C69" w:rsidRPr="00235BC3">
        <w:rPr>
          <w:rFonts w:ascii="Times New Roman" w:hAnsi="Times New Roman" w:cs="Times New Roman"/>
          <w:sz w:val="24"/>
          <w:szCs w:val="24"/>
          <w:lang w:val="en-GB"/>
        </w:rPr>
        <w:t xml:space="preserve">other </w:t>
      </w:r>
      <w:r w:rsidR="00CD553A" w:rsidRPr="00235BC3">
        <w:rPr>
          <w:rFonts w:ascii="Times New Roman" w:hAnsi="Times New Roman" w:cs="Times New Roman"/>
          <w:sz w:val="24"/>
          <w:szCs w:val="24"/>
          <w:lang w:val="en-GB"/>
        </w:rPr>
        <w:t>species’ responses to roads</w:t>
      </w:r>
      <w:r w:rsidR="003F4962" w:rsidRPr="00235BC3">
        <w:rPr>
          <w:rFonts w:ascii="Times New Roman" w:hAnsi="Times New Roman" w:cs="Times New Roman"/>
          <w:sz w:val="24"/>
          <w:szCs w:val="24"/>
          <w:lang w:val="en-GB"/>
        </w:rPr>
        <w:t>. This has previously been shown for roe deer</w:t>
      </w:r>
      <w:r w:rsidR="00CD553A"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{"citationID":"bhgcVVXq","properties":{"formattedCitation":"(Polak et al. 2014)","plainCitation":"(Polak et al. 2014)","noteIndex":0},"citationItems":[{"id":22000,"uris":["http://zotero.org/users/942300/items/VLNSY9H2"],"itemData":{"id":22000,"type":"article-journal","abstract":"Roads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P."}],"issued":{"date-parts":[["2014"]]}}}],"schema":"https://github.com/citation-style-language/schema/raw/master/csl-citation.json"} </w:instrText>
      </w:r>
      <w:r w:rsidR="00CD553A" w:rsidRPr="00235BC3">
        <w:rPr>
          <w:rFonts w:ascii="Times New Roman" w:hAnsi="Times New Roman" w:cs="Times New Roman"/>
          <w:sz w:val="24"/>
          <w:szCs w:val="24"/>
          <w:lang w:val="en-GB"/>
        </w:rPr>
        <w:fldChar w:fldCharType="separate"/>
      </w:r>
      <w:r w:rsidR="00CD553A" w:rsidRPr="00235BC3">
        <w:rPr>
          <w:rFonts w:ascii="Times New Roman" w:hAnsi="Times New Roman" w:cs="Times New Roman"/>
          <w:sz w:val="24"/>
          <w:szCs w:val="24"/>
          <w:lang w:val="en-GB"/>
        </w:rPr>
        <w:t>(Polak et al. 2014)</w:t>
      </w:r>
      <w:r w:rsidR="00CD553A" w:rsidRPr="00235BC3">
        <w:rPr>
          <w:rFonts w:ascii="Times New Roman" w:hAnsi="Times New Roman" w:cs="Times New Roman"/>
          <w:sz w:val="24"/>
          <w:szCs w:val="24"/>
          <w:lang w:val="en-GB"/>
        </w:rPr>
        <w:fldChar w:fldCharType="end"/>
      </w:r>
      <w:r w:rsidR="003F4962" w:rsidRPr="00235BC3">
        <w:rPr>
          <w:rFonts w:ascii="Times New Roman" w:hAnsi="Times New Roman" w:cs="Times New Roman"/>
          <w:sz w:val="24"/>
          <w:szCs w:val="24"/>
          <w:lang w:val="en-GB"/>
        </w:rPr>
        <w:t>, which we focus on for demonstration</w:t>
      </w:r>
      <w:r w:rsidR="00E16433" w:rsidRPr="00235BC3">
        <w:rPr>
          <w:rFonts w:ascii="Times New Roman" w:hAnsi="Times New Roman" w:cs="Times New Roman"/>
          <w:sz w:val="24"/>
          <w:szCs w:val="24"/>
          <w:lang w:val="en-GB"/>
        </w:rPr>
        <w:t xml:space="preserve"> in the main text</w:t>
      </w:r>
      <w:r w:rsidR="00CD553A" w:rsidRPr="00235BC3">
        <w:rPr>
          <w:rFonts w:ascii="Times New Roman" w:hAnsi="Times New Roman" w:cs="Times New Roman"/>
          <w:sz w:val="24"/>
          <w:szCs w:val="24"/>
          <w:lang w:val="en-GB"/>
        </w:rPr>
        <w:t>.</w:t>
      </w:r>
    </w:p>
    <w:p w14:paraId="1ADE58ED" w14:textId="6A51DC95" w:rsidR="00E135AB" w:rsidRDefault="00E135AB" w:rsidP="00235BC3">
      <w:pPr>
        <w:spacing w:line="480" w:lineRule="auto"/>
        <w:rPr>
          <w:rFonts w:ascii="Times New Roman" w:hAnsi="Times New Roman" w:cs="Times New Roman"/>
          <w:sz w:val="24"/>
          <w:szCs w:val="24"/>
          <w:lang w:val="en-GB"/>
        </w:rPr>
      </w:pPr>
    </w:p>
    <w:p w14:paraId="4ABD2E7D" w14:textId="6542CB23" w:rsidR="00432B68" w:rsidRPr="00235BC3" w:rsidRDefault="00E733BE" w:rsidP="00235BC3">
      <w:pPr>
        <w:spacing w:line="480" w:lineRule="auto"/>
        <w:rPr>
          <w:rFonts w:ascii="Times New Roman" w:hAnsi="Times New Roman" w:cs="Times New Roman"/>
          <w:sz w:val="24"/>
          <w:szCs w:val="24"/>
          <w:lang w:val="en-GB"/>
        </w:rPr>
      </w:pPr>
      <w:r w:rsidRPr="00E733BE">
        <w:rPr>
          <w:rFonts w:ascii="Times New Roman" w:hAnsi="Times New Roman" w:cs="Times New Roman"/>
          <w:sz w:val="24"/>
          <w:szCs w:val="24"/>
          <w:lang w:val="en-AU"/>
        </w:rPr>
        <w:t xml:space="preserve">To construct our spatial predictive map, we hypothesized that roadkill risk arises from the hierarchical interaction of two complementary components: exposure, defined by the spatial distribution of live animals in two dimensions, and danger, defined along the one-dimensional geometry of the road network. We therefore designed an integrated risk framework in which the two layers are coupled through a barrier SPDE model in INLA. This structure allows us to </w:t>
      </w:r>
      <w:r w:rsidRPr="00E733BE">
        <w:rPr>
          <w:rFonts w:ascii="Times New Roman" w:hAnsi="Times New Roman" w:cs="Times New Roman"/>
          <w:sz w:val="24"/>
          <w:szCs w:val="24"/>
          <w:lang w:val="en-AU"/>
        </w:rPr>
        <w:lastRenderedPageBreak/>
        <w:t>fit animal distributions with two-dimensional spatial models while constraining collision risk to propagate within road corridors, thereby reconciling processes that live on different spatial supports. By embedding this decomposition in a hierarchical point process, we further propagate uncertainties across levels, ensuring that inference on risk patterns explicitly reflects data and model error.</w:t>
      </w:r>
      <w:r>
        <w:rPr>
          <w:rFonts w:ascii="Times New Roman" w:hAnsi="Times New Roman" w:cs="Times New Roman"/>
          <w:sz w:val="24"/>
          <w:szCs w:val="24"/>
          <w:lang w:val="en-AU"/>
        </w:rPr>
        <w:t xml:space="preserve"> </w:t>
      </w:r>
      <w:r w:rsidRPr="00E733BE">
        <w:rPr>
          <w:rFonts w:ascii="Times New Roman" w:hAnsi="Times New Roman" w:cs="Times New Roman"/>
          <w:sz w:val="24"/>
          <w:szCs w:val="24"/>
          <w:lang w:val="en-AU"/>
        </w:rPr>
        <w:t xml:space="preserve">Rather than applying conventional correlative mapping, our approach represents an exploratory attempt to push roadkill </w:t>
      </w:r>
      <w:proofErr w:type="spellStart"/>
      <w:r w:rsidRPr="00E733BE">
        <w:rPr>
          <w:rFonts w:ascii="Times New Roman" w:hAnsi="Times New Roman" w:cs="Times New Roman"/>
          <w:sz w:val="24"/>
          <w:szCs w:val="24"/>
          <w:lang w:val="en-AU"/>
        </w:rPr>
        <w:t>modeling</w:t>
      </w:r>
      <w:proofErr w:type="spellEnd"/>
      <w:r w:rsidRPr="00E733BE">
        <w:rPr>
          <w:rFonts w:ascii="Times New Roman" w:hAnsi="Times New Roman" w:cs="Times New Roman"/>
          <w:sz w:val="24"/>
          <w:szCs w:val="24"/>
          <w:lang w:val="en-AU"/>
        </w:rPr>
        <w:t xml:space="preserve"> beyond species-specific overlays, toward a generalizable framework that integrates animal ecology and network-constrained danger. </w:t>
      </w:r>
      <w:r w:rsidR="00B77DE0" w:rsidRPr="00235BC3">
        <w:rPr>
          <w:rFonts w:ascii="Times New Roman" w:hAnsi="Times New Roman" w:cs="Times New Roman"/>
          <w:sz w:val="24"/>
          <w:szCs w:val="24"/>
          <w:lang w:val="en-GB"/>
        </w:rPr>
        <w:t xml:space="preserve">Although the literature and experts knowledge reports seasonal and interannual variations in </w:t>
      </w:r>
      <w:r w:rsidR="00E55E7E" w:rsidRPr="00235BC3">
        <w:rPr>
          <w:rFonts w:ascii="Times New Roman" w:hAnsi="Times New Roman" w:cs="Times New Roman"/>
          <w:sz w:val="24"/>
          <w:szCs w:val="24"/>
          <w:lang w:val="en-GB"/>
        </w:rPr>
        <w:t>the</w:t>
      </w:r>
      <w:r w:rsidR="00B77DE0" w:rsidRPr="00235BC3">
        <w:rPr>
          <w:rFonts w:ascii="Times New Roman" w:hAnsi="Times New Roman" w:cs="Times New Roman"/>
          <w:sz w:val="24"/>
          <w:szCs w:val="24"/>
          <w:lang w:val="en-GB"/>
        </w:rPr>
        <w:t xml:space="preserve"> behaviour, use of space and casualties</w:t>
      </w:r>
      <w:r w:rsidR="00E55E7E" w:rsidRPr="00235BC3">
        <w:rPr>
          <w:rFonts w:ascii="Times New Roman" w:hAnsi="Times New Roman" w:cs="Times New Roman"/>
          <w:sz w:val="24"/>
          <w:szCs w:val="24"/>
          <w:lang w:val="en-GB"/>
        </w:rPr>
        <w:t xml:space="preserve"> of some species</w:t>
      </w:r>
      <w:r w:rsidR="00102907" w:rsidRPr="00235BC3">
        <w:rPr>
          <w:rFonts w:ascii="Times New Roman" w:hAnsi="Times New Roman" w:cs="Times New Roman"/>
          <w:sz w:val="24"/>
          <w:szCs w:val="24"/>
          <w:lang w:val="en-GB"/>
        </w:rPr>
        <w:t xml:space="preserve"> </w:t>
      </w:r>
      <w:r w:rsidR="00102907"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{"citationID":"cthinef6","properties":{"formattedCitation":"(Raymond et al. 2021)","plainCitation":"(Raymond et al. 2021)","noteIndex":0},"citationItems":[{"id":22546,"uris":["http://zotero.org/users/942300/items/39PHLKKF"],"itemData":{"id":22546,"type":"article-journal","abstract":"Wildlife-vehicle collisions are one of the main causes of mortality for wild mammals and birds in the UK. Here, using a dataset of 54,000+ records collated by a citizen science roadkill recording scheme between 2014–2019, we analyse and present temporal patterns of wildlife roadkill of the 19 most commonly reported taxa in the UK (84% of all reported roadkill). Most taxa (13 out of 19) showed significant and consistent seasonal variations in road mortality and fitted one of two seasonal patterns; bimodal or unimodal: only three species (red fox Vulpes vulpes, European polecat Mustela putorius and Reeves’ muntjac deer Muntiacus reevesi) showed no significant seasonality. Species that increase movement in spring and autumn potentially have bimodal patterns in roadkill due to the increase in mate-searching and juvenile dispersal during these respective time periods (e.g. European badger Meles meles). Unimodal patterns likely represent increased mortality due to a single short pulse in activity associated with breeding (e.g. birds) or foraging (e.g. grey squirrels Sciurus carolinensis in autumn). Importantly, these patterns also indicate periods of increased risk for drivers, potentially posing a greater threat to human welfare. In addition to behaviour-driven annual patterns, abiotic factors (temperature and rainfall) explained some variance in roadkill. Notably, high rainfall was associated with decreased observations of two bird taxa (gulls and Eurasian magpies Pica pica) and European rabbit Oryctolagus cuniculus. By quantifying seasonal patterns in roadkill, we highlight a significant anthropogenic impact on wild species, which is important in relation to conservation, animal welfare, and human safety.","container-title":"PLOS ONE","DOI":"10.1371/journal.pone.0258083","ISSN":"1932-6203","issue":"10","journalAbbreviation":"PLOS ONE","language":"en","note":"publisher: Public Library of Science","page":"e0258083","source":"PLoS Journals","title":"Temporal patterns of wildlife roadkill in the UK","volume":"16","author":[{"family":"Raymond","given":"Sarah"},{"family":"Schwartz","given":"Amy L. W."},{"family":"Thomas","given":"Robert J."},{"family":"Chadwick","given":"Elizabeth"},{"family":"Perkins","given":"Sarah E."}],"issued":{"date-parts":[["2021",10,6]]}}}],"schema":"https://github.com/citation-style-language/schema/raw/master/csl-citation.json"} </w:instrText>
      </w:r>
      <w:r w:rsidR="00102907" w:rsidRPr="00235BC3">
        <w:rPr>
          <w:rFonts w:ascii="Times New Roman" w:hAnsi="Times New Roman" w:cs="Times New Roman"/>
          <w:sz w:val="24"/>
          <w:szCs w:val="24"/>
          <w:lang w:val="en-GB"/>
        </w:rPr>
        <w:fldChar w:fldCharType="separate"/>
      </w:r>
      <w:r w:rsidR="00102907" w:rsidRPr="00235BC3">
        <w:rPr>
          <w:rFonts w:ascii="Times New Roman" w:hAnsi="Times New Roman" w:cs="Times New Roman"/>
          <w:sz w:val="24"/>
          <w:szCs w:val="24"/>
          <w:lang w:val="en-GB"/>
        </w:rPr>
        <w:t>(Raymond et al. 2021)</w:t>
      </w:r>
      <w:r w:rsidR="00102907" w:rsidRPr="00235BC3">
        <w:rPr>
          <w:rFonts w:ascii="Times New Roman" w:hAnsi="Times New Roman" w:cs="Times New Roman"/>
          <w:sz w:val="24"/>
          <w:szCs w:val="24"/>
          <w:lang w:val="en-GB"/>
        </w:rPr>
        <w:fldChar w:fldCharType="end"/>
      </w:r>
      <w:r w:rsidR="00B77DE0" w:rsidRPr="00235BC3">
        <w:rPr>
          <w:rFonts w:ascii="Times New Roman" w:hAnsi="Times New Roman" w:cs="Times New Roman"/>
          <w:sz w:val="24"/>
          <w:szCs w:val="24"/>
          <w:lang w:val="en-GB"/>
        </w:rPr>
        <w:t>, public policies primarily require a mapping of the average roadkill risk over the long term. We therefore prioritized our effort on the spatial pattern</w:t>
      </w:r>
      <w:r w:rsidR="0081601D" w:rsidRPr="00235BC3">
        <w:rPr>
          <w:rFonts w:ascii="Times New Roman" w:hAnsi="Times New Roman" w:cs="Times New Roman"/>
          <w:sz w:val="24"/>
          <w:szCs w:val="24"/>
          <w:lang w:val="en-GB"/>
        </w:rPr>
        <w:t xml:space="preserve">, </w:t>
      </w:r>
      <w:r w:rsidR="004228D9">
        <w:rPr>
          <w:rFonts w:ascii="Times New Roman" w:hAnsi="Times New Roman" w:cs="Times New Roman"/>
          <w:sz w:val="24"/>
          <w:szCs w:val="24"/>
          <w:lang w:val="en-GB"/>
        </w:rPr>
        <w:t xml:space="preserve">leaving </w:t>
      </w:r>
      <w:r w:rsidR="00B77DE0" w:rsidRPr="00235BC3">
        <w:rPr>
          <w:rFonts w:ascii="Times New Roman" w:hAnsi="Times New Roman" w:cs="Times New Roman"/>
          <w:sz w:val="24"/>
          <w:szCs w:val="24"/>
          <w:lang w:val="en-GB"/>
        </w:rPr>
        <w:t xml:space="preserve">temporal </w:t>
      </w:r>
      <w:r w:rsidR="00BA1F39" w:rsidRPr="00235BC3">
        <w:rPr>
          <w:rFonts w:ascii="Times New Roman" w:hAnsi="Times New Roman" w:cs="Times New Roman"/>
          <w:sz w:val="24"/>
          <w:szCs w:val="24"/>
          <w:lang w:val="en-GB"/>
        </w:rPr>
        <w:t xml:space="preserve">structure </w:t>
      </w:r>
      <w:r w:rsidR="00D31216" w:rsidRPr="00235BC3">
        <w:rPr>
          <w:rFonts w:ascii="Times New Roman" w:hAnsi="Times New Roman" w:cs="Times New Roman"/>
          <w:sz w:val="24"/>
          <w:szCs w:val="24"/>
          <w:lang w:val="en-GB"/>
        </w:rPr>
        <w:t xml:space="preserve">for </w:t>
      </w:r>
      <w:r w:rsidR="004228D9">
        <w:rPr>
          <w:rFonts w:ascii="Times New Roman" w:hAnsi="Times New Roman" w:cs="Times New Roman"/>
          <w:sz w:val="24"/>
          <w:szCs w:val="24"/>
          <w:lang w:val="en-GB"/>
        </w:rPr>
        <w:t>subsequent studies</w:t>
      </w:r>
      <w:r w:rsidR="00614D98" w:rsidRPr="00235BC3">
        <w:rPr>
          <w:rFonts w:ascii="Times New Roman" w:hAnsi="Times New Roman" w:cs="Times New Roman"/>
          <w:sz w:val="24"/>
          <w:szCs w:val="24"/>
          <w:lang w:val="en-GB"/>
        </w:rPr>
        <w:t>.</w:t>
      </w:r>
      <w:r w:rsidR="0081601D" w:rsidRPr="00235BC3">
        <w:rPr>
          <w:rFonts w:ascii="Times New Roman" w:hAnsi="Times New Roman" w:cs="Times New Roman"/>
          <w:sz w:val="24"/>
          <w:szCs w:val="24"/>
          <w:lang w:val="en-GB"/>
        </w:rPr>
        <w:t xml:space="preserve"> We</w:t>
      </w:r>
      <w:r w:rsidR="008F3933" w:rsidRPr="00235BC3">
        <w:rPr>
          <w:rFonts w:ascii="Times New Roman" w:hAnsi="Times New Roman" w:cs="Times New Roman"/>
          <w:sz w:val="24"/>
          <w:szCs w:val="24"/>
          <w:lang w:val="en-GB"/>
        </w:rPr>
        <w:t xml:space="preserve"> </w:t>
      </w:r>
      <w:r w:rsidR="0092193C" w:rsidRPr="00235BC3">
        <w:rPr>
          <w:rFonts w:ascii="Times New Roman" w:hAnsi="Times New Roman" w:cs="Times New Roman"/>
          <w:sz w:val="24"/>
          <w:szCs w:val="24"/>
          <w:lang w:val="en-GB"/>
        </w:rPr>
        <w:t xml:space="preserve">eventually </w:t>
      </w:r>
      <w:r w:rsidR="00EB2284" w:rsidRPr="00235BC3">
        <w:rPr>
          <w:rFonts w:ascii="Times New Roman" w:hAnsi="Times New Roman" w:cs="Times New Roman"/>
          <w:sz w:val="24"/>
          <w:szCs w:val="24"/>
          <w:lang w:val="en-GB"/>
        </w:rPr>
        <w:t xml:space="preserve">discuss the results </w:t>
      </w:r>
      <w:r w:rsidR="009801B0" w:rsidRPr="00235BC3">
        <w:rPr>
          <w:rFonts w:ascii="Times New Roman" w:hAnsi="Times New Roman" w:cs="Times New Roman"/>
          <w:sz w:val="24"/>
          <w:szCs w:val="24"/>
          <w:lang w:val="en-GB"/>
        </w:rPr>
        <w:t>considering</w:t>
      </w:r>
      <w:r w:rsidR="00EB2284" w:rsidRPr="00235BC3">
        <w:rPr>
          <w:rFonts w:ascii="Times New Roman" w:hAnsi="Times New Roman" w:cs="Times New Roman"/>
          <w:sz w:val="24"/>
          <w:szCs w:val="24"/>
          <w:lang w:val="en-GB"/>
        </w:rPr>
        <w:t xml:space="preserve"> policy expectations, ecological realism and current </w:t>
      </w:r>
      <w:r w:rsidR="00812451" w:rsidRPr="00235BC3">
        <w:rPr>
          <w:rFonts w:ascii="Times New Roman" w:hAnsi="Times New Roman" w:cs="Times New Roman"/>
          <w:sz w:val="24"/>
          <w:szCs w:val="24"/>
          <w:lang w:val="en-GB"/>
        </w:rPr>
        <w:t xml:space="preserve">challenges for data sampling. </w:t>
      </w:r>
    </w:p>
    <w:p w14:paraId="7E9852EF" w14:textId="73B9B31B" w:rsidR="00B44B3F" w:rsidRPr="00180B59" w:rsidRDefault="00B44B3F" w:rsidP="00235BC3">
      <w:pPr>
        <w:spacing w:line="480" w:lineRule="auto"/>
        <w:rPr>
          <w:rFonts w:ascii="Times New Roman" w:hAnsi="Times New Roman" w:cs="Times New Roman"/>
          <w:sz w:val="24"/>
          <w:szCs w:val="24"/>
          <w:lang w:val="en-AU"/>
        </w:rPr>
      </w:pPr>
      <w:r w:rsidRPr="00180B59">
        <w:rPr>
          <w:rFonts w:ascii="Times New Roman" w:hAnsi="Times New Roman" w:cs="Times New Roman"/>
          <w:b/>
          <w:sz w:val="24"/>
          <w:szCs w:val="24"/>
          <w:lang w:val="en-AU"/>
        </w:rPr>
        <w:br w:type="page"/>
      </w:r>
    </w:p>
    <w:p w14:paraId="64036462" w14:textId="35FE79ED"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t>Materials and methods</w:t>
      </w:r>
    </w:p>
    <w:p w14:paraId="712EEB00" w14:textId="77777777" w:rsidR="00D43576" w:rsidRPr="00235BC3" w:rsidRDefault="00D43576" w:rsidP="00235BC3">
      <w:pPr>
        <w:spacing w:line="480" w:lineRule="auto"/>
        <w:rPr>
          <w:rFonts w:ascii="Times New Roman" w:hAnsi="Times New Roman" w:cs="Times New Roman"/>
          <w:i/>
          <w:sz w:val="24"/>
          <w:szCs w:val="24"/>
          <w:lang w:val="en-GB"/>
        </w:rPr>
      </w:pPr>
    </w:p>
    <w:p w14:paraId="2FFA5251" w14:textId="341952C2"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 xml:space="preserve">Study area </w:t>
      </w:r>
    </w:p>
    <w:p w14:paraId="3134B5E2" w14:textId="77777777" w:rsidR="00D43576" w:rsidRPr="00235BC3" w:rsidRDefault="00D43576" w:rsidP="00235BC3">
      <w:pPr>
        <w:spacing w:line="480" w:lineRule="auto"/>
        <w:rPr>
          <w:rFonts w:ascii="Times New Roman" w:hAnsi="Times New Roman" w:cs="Times New Roman"/>
          <w:i/>
          <w:sz w:val="24"/>
          <w:szCs w:val="24"/>
          <w:lang w:val="en-GB"/>
        </w:rPr>
      </w:pPr>
    </w:p>
    <w:p w14:paraId="4E326B61" w14:textId="7169D29B" w:rsidR="003502CE" w:rsidRDefault="002E4365"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chose </w:t>
      </w:r>
      <w:r w:rsidR="00D43576" w:rsidRPr="00235BC3">
        <w:rPr>
          <w:rFonts w:ascii="Times New Roman" w:hAnsi="Times New Roman" w:cs="Times New Roman"/>
          <w:sz w:val="24"/>
          <w:szCs w:val="24"/>
          <w:lang w:val="en-GB"/>
        </w:rPr>
        <w:t>Brittan</w:t>
      </w:r>
      <w:r>
        <w:rPr>
          <w:rFonts w:ascii="Times New Roman" w:hAnsi="Times New Roman" w:cs="Times New Roman"/>
          <w:sz w:val="24"/>
          <w:szCs w:val="24"/>
          <w:lang w:val="en-GB"/>
        </w:rPr>
        <w:t>y</w:t>
      </w:r>
      <w:r w:rsidR="00D43576" w:rsidRPr="00235BC3">
        <w:rPr>
          <w:rFonts w:ascii="Times New Roman" w:hAnsi="Times New Roman" w:cs="Times New Roman"/>
          <w:sz w:val="24"/>
          <w:szCs w:val="24"/>
          <w:lang w:val="en-GB"/>
        </w:rPr>
        <w:t>, France’s westernmost region</w:t>
      </w:r>
      <w:r>
        <w:rPr>
          <w:rFonts w:ascii="Times New Roman" w:hAnsi="Times New Roman" w:cs="Times New Roman"/>
          <w:sz w:val="24"/>
          <w:szCs w:val="24"/>
          <w:lang w:val="en-GB"/>
        </w:rPr>
        <w:t>, as our study area</w:t>
      </w:r>
      <w:r w:rsidR="007B7A4B" w:rsidRPr="00235BC3">
        <w:rPr>
          <w:rFonts w:ascii="Times New Roman" w:hAnsi="Times New Roman" w:cs="Times New Roman"/>
          <w:sz w:val="24"/>
          <w:szCs w:val="24"/>
          <w:lang w:val="en-GB"/>
        </w:rPr>
        <w:t xml:space="preserve"> (Fig.1)</w:t>
      </w:r>
      <w:r w:rsidR="00D43576" w:rsidRPr="00235BC3">
        <w:rPr>
          <w:rFonts w:ascii="Times New Roman" w:hAnsi="Times New Roman" w:cs="Times New Roman"/>
          <w:sz w:val="24"/>
          <w:szCs w:val="24"/>
          <w:lang w:val="en-GB"/>
        </w:rPr>
        <w:t xml:space="preserve">. This choice was primarily </w:t>
      </w:r>
      <w:r w:rsidR="009B4E15">
        <w:rPr>
          <w:rFonts w:ascii="Times New Roman" w:hAnsi="Times New Roman" w:cs="Times New Roman"/>
          <w:sz w:val="24"/>
          <w:szCs w:val="24"/>
          <w:lang w:val="en-GB"/>
        </w:rPr>
        <w:t xml:space="preserve">dictated by </w:t>
      </w:r>
      <w:r w:rsidR="00D43576" w:rsidRPr="00235BC3">
        <w:rPr>
          <w:rFonts w:ascii="Times New Roman" w:hAnsi="Times New Roman" w:cs="Times New Roman"/>
          <w:sz w:val="24"/>
          <w:szCs w:val="24"/>
          <w:lang w:val="en-GB"/>
        </w:rPr>
        <w:t xml:space="preserve">policy reasons, </w:t>
      </w:r>
      <w:r w:rsidR="007B7A4B" w:rsidRPr="00235BC3">
        <w:rPr>
          <w:rFonts w:ascii="Times New Roman" w:hAnsi="Times New Roman" w:cs="Times New Roman"/>
          <w:sz w:val="24"/>
          <w:szCs w:val="24"/>
          <w:lang w:val="en-GB"/>
        </w:rPr>
        <w:t xml:space="preserve">but the region </w:t>
      </w:r>
      <w:r w:rsidR="00223D12">
        <w:rPr>
          <w:rFonts w:ascii="Times New Roman" w:hAnsi="Times New Roman" w:cs="Times New Roman"/>
          <w:sz w:val="24"/>
          <w:szCs w:val="24"/>
          <w:lang w:val="en-GB"/>
        </w:rPr>
        <w:t xml:space="preserve">also </w:t>
      </w:r>
      <w:r w:rsidR="007B7A4B" w:rsidRPr="00235BC3">
        <w:rPr>
          <w:rFonts w:ascii="Times New Roman" w:hAnsi="Times New Roman" w:cs="Times New Roman"/>
          <w:sz w:val="24"/>
          <w:szCs w:val="24"/>
          <w:lang w:val="en-GB"/>
        </w:rPr>
        <w:t xml:space="preserve">has some </w:t>
      </w:r>
      <w:r w:rsidR="00A96F99" w:rsidRPr="00235BC3">
        <w:rPr>
          <w:rFonts w:ascii="Times New Roman" w:hAnsi="Times New Roman" w:cs="Times New Roman"/>
          <w:sz w:val="24"/>
          <w:szCs w:val="24"/>
          <w:lang w:val="en-GB"/>
        </w:rPr>
        <w:t xml:space="preserve">features that facilitated </w:t>
      </w:r>
      <w:r w:rsidR="00437377">
        <w:rPr>
          <w:rFonts w:ascii="Times New Roman" w:hAnsi="Times New Roman" w:cs="Times New Roman"/>
          <w:sz w:val="24"/>
          <w:szCs w:val="24"/>
          <w:lang w:val="en-GB"/>
        </w:rPr>
        <w:t xml:space="preserve">the construction of </w:t>
      </w:r>
      <w:r w:rsidR="00A96F99" w:rsidRPr="00235BC3">
        <w:rPr>
          <w:rFonts w:ascii="Times New Roman" w:hAnsi="Times New Roman" w:cs="Times New Roman"/>
          <w:sz w:val="24"/>
          <w:szCs w:val="24"/>
          <w:lang w:val="en-GB"/>
        </w:rPr>
        <w:t>our model. First, being a peninsula, Brittany is well delineated in space</w:t>
      </w:r>
      <w:r w:rsidR="00DA3C61" w:rsidRPr="00235BC3">
        <w:rPr>
          <w:rFonts w:ascii="Times New Roman" w:hAnsi="Times New Roman" w:cs="Times New Roman"/>
          <w:sz w:val="24"/>
          <w:szCs w:val="24"/>
          <w:lang w:val="en-GB"/>
        </w:rPr>
        <w:t xml:space="preserve">, which helped </w:t>
      </w:r>
      <w:r w:rsidR="00BA5D2E">
        <w:rPr>
          <w:rFonts w:ascii="Times New Roman" w:hAnsi="Times New Roman" w:cs="Times New Roman"/>
          <w:sz w:val="24"/>
          <w:szCs w:val="24"/>
          <w:lang w:val="en-GB"/>
        </w:rPr>
        <w:t>matching the policy relevance of our modelling window with a biogeographically</w:t>
      </w:r>
      <w:r w:rsidR="003F6A4F">
        <w:rPr>
          <w:rFonts w:ascii="Times New Roman" w:hAnsi="Times New Roman" w:cs="Times New Roman"/>
          <w:sz w:val="24"/>
          <w:szCs w:val="24"/>
          <w:lang w:val="en-GB"/>
        </w:rPr>
        <w:t xml:space="preserve"> </w:t>
      </w:r>
      <w:r w:rsidR="00BA5D2E">
        <w:rPr>
          <w:rFonts w:ascii="Times New Roman" w:hAnsi="Times New Roman" w:cs="Times New Roman"/>
          <w:sz w:val="24"/>
          <w:szCs w:val="24"/>
          <w:lang w:val="en-GB"/>
        </w:rPr>
        <w:t>consistent unit</w:t>
      </w:r>
      <w:r w:rsidR="00DA3C61" w:rsidRPr="00235BC3">
        <w:rPr>
          <w:rFonts w:ascii="Times New Roman" w:hAnsi="Times New Roman" w:cs="Times New Roman"/>
          <w:sz w:val="24"/>
          <w:szCs w:val="24"/>
          <w:lang w:val="en-GB"/>
        </w:rPr>
        <w:t xml:space="preserve">. Second, topographical variation is </w:t>
      </w:r>
      <w:r w:rsidR="00C87D52">
        <w:rPr>
          <w:rFonts w:ascii="Times New Roman" w:hAnsi="Times New Roman" w:cs="Times New Roman"/>
          <w:sz w:val="24"/>
          <w:szCs w:val="24"/>
          <w:lang w:val="en-GB"/>
        </w:rPr>
        <w:t xml:space="preserve">sufficiently </w:t>
      </w:r>
      <w:r w:rsidR="009522C9" w:rsidRPr="00235BC3">
        <w:rPr>
          <w:rFonts w:ascii="Times New Roman" w:hAnsi="Times New Roman" w:cs="Times New Roman"/>
          <w:sz w:val="24"/>
          <w:szCs w:val="24"/>
          <w:lang w:val="en-GB"/>
        </w:rPr>
        <w:t>low</w:t>
      </w:r>
      <w:r w:rsidR="00C87D52">
        <w:rPr>
          <w:rFonts w:ascii="Times New Roman" w:hAnsi="Times New Roman" w:cs="Times New Roman"/>
          <w:sz w:val="24"/>
          <w:szCs w:val="24"/>
          <w:lang w:val="en-GB"/>
        </w:rPr>
        <w:t xml:space="preserve"> to avoid </w:t>
      </w:r>
      <w:r w:rsidR="0057665F">
        <w:rPr>
          <w:rFonts w:ascii="Times New Roman" w:hAnsi="Times New Roman" w:cs="Times New Roman"/>
          <w:sz w:val="24"/>
          <w:szCs w:val="24"/>
          <w:lang w:val="en-GB"/>
        </w:rPr>
        <w:t xml:space="preserve">crossing </w:t>
      </w:r>
      <w:r w:rsidR="00C87D52">
        <w:rPr>
          <w:rFonts w:ascii="Times New Roman" w:hAnsi="Times New Roman" w:cs="Times New Roman"/>
          <w:sz w:val="24"/>
          <w:szCs w:val="24"/>
          <w:lang w:val="en-GB"/>
        </w:rPr>
        <w:t xml:space="preserve">the altitudinal margins </w:t>
      </w:r>
      <w:r w:rsidR="00FF7878" w:rsidRPr="00235BC3">
        <w:rPr>
          <w:rFonts w:ascii="Times New Roman" w:hAnsi="Times New Roman" w:cs="Times New Roman"/>
          <w:sz w:val="24"/>
          <w:szCs w:val="24"/>
          <w:lang w:val="en-GB"/>
        </w:rPr>
        <w:t>of the species</w:t>
      </w:r>
      <w:r w:rsidR="004B7617" w:rsidRPr="00235BC3">
        <w:rPr>
          <w:rFonts w:ascii="Times New Roman" w:hAnsi="Times New Roman" w:cs="Times New Roman"/>
          <w:sz w:val="24"/>
          <w:szCs w:val="24"/>
          <w:lang w:val="en-GB"/>
        </w:rPr>
        <w:t xml:space="preserve"> encompassed in our study</w:t>
      </w:r>
      <w:r w:rsidR="004A5E8A" w:rsidRPr="00235BC3">
        <w:rPr>
          <w:rFonts w:ascii="Times New Roman" w:hAnsi="Times New Roman" w:cs="Times New Roman"/>
          <w:sz w:val="24"/>
          <w:szCs w:val="24"/>
          <w:lang w:val="en-GB"/>
        </w:rPr>
        <w:t xml:space="preserve">. </w:t>
      </w:r>
      <w:r w:rsidR="00264605" w:rsidRPr="00235BC3">
        <w:rPr>
          <w:rFonts w:ascii="Times New Roman" w:hAnsi="Times New Roman" w:cs="Times New Roman"/>
          <w:sz w:val="24"/>
          <w:szCs w:val="24"/>
          <w:lang w:val="en-GB"/>
        </w:rPr>
        <w:t xml:space="preserve">Third, </w:t>
      </w:r>
      <w:r w:rsidR="004E1AB1">
        <w:rPr>
          <w:rFonts w:ascii="Times New Roman" w:hAnsi="Times New Roman" w:cs="Times New Roman"/>
          <w:sz w:val="24"/>
          <w:szCs w:val="24"/>
          <w:lang w:val="en-GB"/>
        </w:rPr>
        <w:t xml:space="preserve">large roads in </w:t>
      </w:r>
      <w:r w:rsidR="004940C5" w:rsidRPr="00235BC3">
        <w:rPr>
          <w:rFonts w:ascii="Times New Roman" w:hAnsi="Times New Roman" w:cs="Times New Roman"/>
          <w:sz w:val="24"/>
          <w:szCs w:val="24"/>
          <w:lang w:val="en-GB"/>
        </w:rPr>
        <w:t xml:space="preserve">Brittany </w:t>
      </w:r>
      <w:r w:rsidR="00A40D19">
        <w:rPr>
          <w:rFonts w:ascii="Times New Roman" w:hAnsi="Times New Roman" w:cs="Times New Roman"/>
          <w:sz w:val="24"/>
          <w:szCs w:val="24"/>
          <w:lang w:val="en-GB"/>
        </w:rPr>
        <w:t>are</w:t>
      </w:r>
      <w:r w:rsidR="00264605" w:rsidRPr="00235BC3">
        <w:rPr>
          <w:rFonts w:ascii="Times New Roman" w:hAnsi="Times New Roman" w:cs="Times New Roman"/>
          <w:sz w:val="24"/>
          <w:szCs w:val="24"/>
          <w:lang w:val="en-GB"/>
        </w:rPr>
        <w:t xml:space="preserve"> well covered by</w:t>
      </w:r>
      <w:r w:rsidR="00F12AE8" w:rsidRPr="00235BC3">
        <w:rPr>
          <w:rFonts w:ascii="Times New Roman" w:hAnsi="Times New Roman" w:cs="Times New Roman"/>
          <w:sz w:val="24"/>
          <w:szCs w:val="24"/>
          <w:lang w:val="en-GB"/>
        </w:rPr>
        <w:t xml:space="preserve"> </w:t>
      </w:r>
      <w:r w:rsidR="00D07E20" w:rsidRPr="00235BC3">
        <w:rPr>
          <w:rFonts w:ascii="Times New Roman" w:hAnsi="Times New Roman" w:cs="Times New Roman"/>
          <w:sz w:val="24"/>
          <w:szCs w:val="24"/>
          <w:lang w:val="en-GB"/>
        </w:rPr>
        <w:t xml:space="preserve">an </w:t>
      </w:r>
      <w:r w:rsidR="00F12AE8" w:rsidRPr="00235BC3">
        <w:rPr>
          <w:rFonts w:ascii="Times New Roman" w:hAnsi="Times New Roman" w:cs="Times New Roman"/>
          <w:sz w:val="24"/>
          <w:szCs w:val="24"/>
          <w:lang w:val="en-GB"/>
        </w:rPr>
        <w:t>active network of road patrols and</w:t>
      </w:r>
      <w:r w:rsidR="00D07E20" w:rsidRPr="00235BC3">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is well covered </w:t>
      </w:r>
      <w:r w:rsidR="00D07E20" w:rsidRPr="00235BC3">
        <w:rPr>
          <w:rFonts w:ascii="Times New Roman" w:hAnsi="Times New Roman" w:cs="Times New Roman"/>
          <w:sz w:val="24"/>
          <w:szCs w:val="24"/>
          <w:lang w:val="en-GB"/>
        </w:rPr>
        <w:t>by amateur</w:t>
      </w:r>
      <w:r w:rsidR="00F12AE8" w:rsidRPr="00235BC3">
        <w:rPr>
          <w:rFonts w:ascii="Times New Roman" w:hAnsi="Times New Roman" w:cs="Times New Roman"/>
          <w:sz w:val="24"/>
          <w:szCs w:val="24"/>
          <w:lang w:val="en-GB"/>
        </w:rPr>
        <w:t xml:space="preserve"> naturalists</w:t>
      </w:r>
      <w:r w:rsidR="00E506E0">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who report their records on a public database benefiting from an </w:t>
      </w:r>
      <w:r w:rsidR="00E506E0">
        <w:rPr>
          <w:rFonts w:ascii="Times New Roman" w:hAnsi="Times New Roman" w:cs="Times New Roman"/>
          <w:sz w:val="24"/>
          <w:szCs w:val="24"/>
          <w:lang w:val="en-GB"/>
        </w:rPr>
        <w:t xml:space="preserve">efficient reporting and </w:t>
      </w:r>
      <w:r w:rsidR="000C30D9">
        <w:rPr>
          <w:rFonts w:ascii="Times New Roman" w:hAnsi="Times New Roman" w:cs="Times New Roman"/>
          <w:sz w:val="24"/>
          <w:szCs w:val="24"/>
          <w:lang w:val="en-GB"/>
        </w:rPr>
        <w:t xml:space="preserve">curation </w:t>
      </w:r>
      <w:r w:rsidR="00E506E0">
        <w:rPr>
          <w:rFonts w:ascii="Times New Roman" w:hAnsi="Times New Roman" w:cs="Times New Roman"/>
          <w:sz w:val="24"/>
          <w:szCs w:val="24"/>
          <w:lang w:val="en-GB"/>
        </w:rPr>
        <w:t>system</w:t>
      </w:r>
      <w:r w:rsidR="00264605" w:rsidRPr="00235BC3">
        <w:rPr>
          <w:rFonts w:ascii="Times New Roman" w:hAnsi="Times New Roman" w:cs="Times New Roman"/>
          <w:sz w:val="24"/>
          <w:szCs w:val="24"/>
          <w:lang w:val="en-GB"/>
        </w:rPr>
        <w:t>.</w:t>
      </w:r>
      <w:r w:rsidR="00DC1501" w:rsidRPr="00235BC3">
        <w:rPr>
          <w:rFonts w:ascii="Times New Roman" w:hAnsi="Times New Roman" w:cs="Times New Roman"/>
          <w:sz w:val="24"/>
          <w:szCs w:val="24"/>
          <w:lang w:val="en-GB"/>
        </w:rPr>
        <w:t xml:space="preserve"> </w:t>
      </w:r>
    </w:p>
    <w:p w14:paraId="11ED2B70" w14:textId="77777777" w:rsidR="00035D6C" w:rsidRDefault="00035D6C" w:rsidP="00235BC3">
      <w:pPr>
        <w:spacing w:line="480" w:lineRule="auto"/>
        <w:rPr>
          <w:rFonts w:ascii="Times New Roman" w:hAnsi="Times New Roman" w:cs="Times New Roman"/>
          <w:sz w:val="24"/>
          <w:szCs w:val="24"/>
          <w:lang w:val="en-GB"/>
        </w:rPr>
      </w:pPr>
    </w:p>
    <w:p w14:paraId="69C6D626" w14:textId="5F7A7FED" w:rsidR="00035D6C" w:rsidRPr="00235BC3" w:rsidRDefault="00035D6C" w:rsidP="00035D6C">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restricted our analysis to the roads on which we had roadkill data, corresponding to a network of 1590 km </w:t>
      </w:r>
      <w:r w:rsidR="0011656D">
        <w:rPr>
          <w:rFonts w:ascii="Times New Roman" w:hAnsi="Times New Roman" w:cs="Times New Roman"/>
          <w:sz w:val="24"/>
          <w:szCs w:val="24"/>
          <w:lang w:val="en-GB"/>
        </w:rPr>
        <w:t>with</w:t>
      </w:r>
      <w:r w:rsidRPr="00235BC3">
        <w:rPr>
          <w:rFonts w:ascii="Times New Roman" w:hAnsi="Times New Roman" w:cs="Times New Roman"/>
          <w:sz w:val="24"/>
          <w:szCs w:val="24"/>
          <w:lang w:val="en-GB"/>
        </w:rPr>
        <w:t xml:space="preserve"> 1250 km of 2 x 2 lanes roads (max. speed 110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and 340 km of 1 x 1 lanes roads (max. speed 90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xml:space="preserve">). </w:t>
      </w:r>
      <w:r w:rsidR="00B63410">
        <w:rPr>
          <w:rFonts w:ascii="Times New Roman" w:hAnsi="Times New Roman" w:cs="Times New Roman"/>
          <w:sz w:val="24"/>
          <w:szCs w:val="24"/>
          <w:lang w:val="en-GB"/>
        </w:rPr>
        <w:t>We did not cover l</w:t>
      </w:r>
      <w:r w:rsidRPr="00235BC3">
        <w:rPr>
          <w:rFonts w:ascii="Times New Roman" w:hAnsi="Times New Roman" w:cs="Times New Roman"/>
          <w:sz w:val="24"/>
          <w:szCs w:val="24"/>
          <w:lang w:val="en-GB"/>
        </w:rPr>
        <w:t>ocal service roads</w:t>
      </w:r>
      <w:r w:rsidR="00ED4D3F">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ED4D3F">
        <w:rPr>
          <w:rFonts w:ascii="Times New Roman" w:hAnsi="Times New Roman" w:cs="Times New Roman"/>
          <w:sz w:val="24"/>
          <w:szCs w:val="24"/>
          <w:lang w:val="en-GB"/>
        </w:rPr>
        <w:t xml:space="preserve">Our sample </w:t>
      </w:r>
      <w:r w:rsidR="00103B5A">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w:t>
      </w:r>
      <w:r w:rsidR="00ED4D3F">
        <w:rPr>
          <w:rFonts w:ascii="Times New Roman" w:hAnsi="Times New Roman" w:cs="Times New Roman"/>
          <w:sz w:val="24"/>
          <w:szCs w:val="24"/>
          <w:lang w:val="en-GB"/>
        </w:rPr>
        <w:t xml:space="preserve">thus </w:t>
      </w:r>
      <w:r w:rsidRPr="00235BC3">
        <w:rPr>
          <w:rFonts w:ascii="Times New Roman" w:hAnsi="Times New Roman" w:cs="Times New Roman"/>
          <w:sz w:val="24"/>
          <w:szCs w:val="24"/>
          <w:lang w:val="en-GB"/>
        </w:rPr>
        <w:t xml:space="preserve">biased towards larger, high-speed, high-traffic roads, which </w:t>
      </w:r>
      <w:r w:rsidR="00F65651">
        <w:rPr>
          <w:rFonts w:ascii="Times New Roman" w:hAnsi="Times New Roman" w:cs="Times New Roman"/>
          <w:sz w:val="24"/>
          <w:szCs w:val="24"/>
          <w:lang w:val="en-GB"/>
        </w:rPr>
        <w:t xml:space="preserve">may not be those where </w:t>
      </w:r>
      <w:proofErr w:type="spellStart"/>
      <w:r w:rsidR="00F65651">
        <w:rPr>
          <w:rFonts w:ascii="Times New Roman" w:hAnsi="Times New Roman" w:cs="Times New Roman"/>
          <w:sz w:val="24"/>
          <w:szCs w:val="24"/>
          <w:lang w:val="en-GB"/>
        </w:rPr>
        <w:t>roadkills</w:t>
      </w:r>
      <w:proofErr w:type="spellEnd"/>
      <w:r w:rsidR="00F65651">
        <w:rPr>
          <w:rFonts w:ascii="Times New Roman" w:hAnsi="Times New Roman" w:cs="Times New Roman"/>
          <w:sz w:val="24"/>
          <w:szCs w:val="24"/>
          <w:lang w:val="en-GB"/>
        </w:rPr>
        <w:t xml:space="preserve"> are </w:t>
      </w:r>
      <w:r w:rsidR="00CA0CCA">
        <w:rPr>
          <w:rFonts w:ascii="Times New Roman" w:hAnsi="Times New Roman" w:cs="Times New Roman"/>
          <w:sz w:val="24"/>
          <w:szCs w:val="24"/>
          <w:lang w:val="en-GB"/>
        </w:rPr>
        <w:t>at their highest level</w:t>
      </w:r>
      <w:r w:rsidR="00E8574F">
        <w:rPr>
          <w:rFonts w:ascii="Times New Roman" w:hAnsi="Times New Roman" w:cs="Times New Roman"/>
          <w:sz w:val="24"/>
          <w:szCs w:val="24"/>
          <w:lang w:val="en-GB"/>
        </w:rPr>
        <w:t>s</w:t>
      </w:r>
      <w:r w:rsidR="00F65651">
        <w:rPr>
          <w:rFonts w:ascii="Times New Roman" w:hAnsi="Times New Roman" w:cs="Times New Roman"/>
          <w:sz w:val="24"/>
          <w:szCs w:val="24"/>
          <w:lang w:val="en-GB"/>
        </w:rPr>
        <w:t xml:space="preserve">. However, </w:t>
      </w:r>
      <w:r w:rsidR="00E8574F">
        <w:rPr>
          <w:rFonts w:ascii="Times New Roman" w:hAnsi="Times New Roman" w:cs="Times New Roman"/>
          <w:sz w:val="24"/>
          <w:szCs w:val="24"/>
          <w:lang w:val="en-GB"/>
        </w:rPr>
        <w:t xml:space="preserve">these large roads are </w:t>
      </w:r>
      <w:r w:rsidRPr="00235BC3">
        <w:rPr>
          <w:rFonts w:ascii="Times New Roman" w:hAnsi="Times New Roman" w:cs="Times New Roman"/>
          <w:sz w:val="24"/>
          <w:szCs w:val="24"/>
          <w:lang w:val="en-GB"/>
        </w:rPr>
        <w:t>prioritized by public policies for the reduction of ecological impacts</w:t>
      </w:r>
      <w:r w:rsidR="0031193D">
        <w:rPr>
          <w:rFonts w:ascii="Times New Roman" w:hAnsi="Times New Roman" w:cs="Times New Roman"/>
          <w:sz w:val="24"/>
          <w:szCs w:val="24"/>
          <w:lang w:val="en-GB"/>
        </w:rPr>
        <w:t xml:space="preserve"> of infrastructures</w:t>
      </w:r>
      <w:r w:rsidR="00103B5A">
        <w:rPr>
          <w:rFonts w:ascii="Times New Roman" w:hAnsi="Times New Roman" w:cs="Times New Roman"/>
          <w:sz w:val="24"/>
          <w:szCs w:val="24"/>
          <w:lang w:val="en-GB"/>
        </w:rPr>
        <w:t>, making them the most meaningful for a first attempt to construct a predictive spatial risk model</w:t>
      </w:r>
      <w:r w:rsidRPr="00235BC3">
        <w:rPr>
          <w:rFonts w:ascii="Times New Roman" w:hAnsi="Times New Roman" w:cs="Times New Roman"/>
          <w:sz w:val="24"/>
          <w:szCs w:val="24"/>
          <w:lang w:val="en-GB"/>
        </w:rPr>
        <w:t xml:space="preserve">. </w:t>
      </w:r>
    </w:p>
    <w:p w14:paraId="2889AFA0" w14:textId="77777777" w:rsidR="00035D6C" w:rsidRPr="00235BC3" w:rsidRDefault="00035D6C" w:rsidP="00235BC3">
      <w:pPr>
        <w:spacing w:line="480" w:lineRule="auto"/>
        <w:rPr>
          <w:rFonts w:ascii="Times New Roman" w:hAnsi="Times New Roman" w:cs="Times New Roman"/>
          <w:sz w:val="24"/>
          <w:szCs w:val="24"/>
          <w:lang w:val="en-GB"/>
        </w:rPr>
      </w:pPr>
    </w:p>
    <w:p w14:paraId="0DE80783" w14:textId="24B50799" w:rsidR="00034F5E" w:rsidRPr="00235BC3" w:rsidRDefault="008307C2" w:rsidP="00235BC3">
      <w:pPr>
        <w:spacing w:after="0" w:line="480" w:lineRule="auto"/>
        <w:rPr>
          <w:rFonts w:ascii="Times New Roman" w:hAnsi="Times New Roman" w:cs="Times New Roman"/>
          <w:sz w:val="24"/>
          <w:szCs w:val="24"/>
          <w:lang w:val="en-GB"/>
        </w:rPr>
      </w:pPr>
      <w:r>
        <w:rPr>
          <w:noProof/>
        </w:rPr>
        <w:lastRenderedPageBreak/>
        <w:drawing>
          <wp:inline distT="0" distB="0" distL="0" distR="0" wp14:anchorId="568D47A8" wp14:editId="03792E22">
            <wp:extent cx="5759450" cy="3481705"/>
            <wp:effectExtent l="19050" t="19050" r="12700" b="23495"/>
            <wp:docPr id="1242499385" name="Image 1" descr="Une image contenant texte,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9385" name="Image 1" descr="Une image contenant texte, carte, diagramme&#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481705"/>
                    </a:xfrm>
                    <a:prstGeom prst="rect">
                      <a:avLst/>
                    </a:prstGeom>
                    <a:noFill/>
                    <a:ln>
                      <a:solidFill>
                        <a:schemeClr val="tx1"/>
                      </a:solidFill>
                    </a:ln>
                  </pic:spPr>
                </pic:pic>
              </a:graphicData>
            </a:graphic>
          </wp:inline>
        </w:drawing>
      </w:r>
    </w:p>
    <w:p w14:paraId="1C08715B" w14:textId="6E514B65" w:rsidR="00034F5E" w:rsidRPr="00DE256B" w:rsidRDefault="00D737E9" w:rsidP="00AD1191">
      <w:pPr>
        <w:spacing w:after="0" w:line="480" w:lineRule="auto"/>
        <w:ind w:right="850"/>
        <w:rPr>
          <w:rFonts w:ascii="Times New Roman" w:hAnsi="Times New Roman" w:cs="Times New Roman"/>
          <w:sz w:val="24"/>
          <w:szCs w:val="24"/>
          <w:lang w:val="en-GB"/>
        </w:rPr>
      </w:pPr>
      <w:r w:rsidRPr="00235BC3">
        <w:rPr>
          <w:rFonts w:ascii="Times New Roman" w:hAnsi="Times New Roman" w:cs="Times New Roman"/>
          <w:b/>
          <w:bCs/>
          <w:sz w:val="24"/>
          <w:szCs w:val="24"/>
          <w:lang w:val="en-GB"/>
        </w:rPr>
        <w:t>Figure 1.</w:t>
      </w:r>
      <w:r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 </w:t>
      </w:r>
      <w:r w:rsidRPr="00235BC3">
        <w:rPr>
          <w:rFonts w:ascii="Times New Roman" w:hAnsi="Times New Roman" w:cs="Times New Roman"/>
          <w:sz w:val="24"/>
          <w:szCs w:val="24"/>
          <w:lang w:val="en-GB"/>
        </w:rPr>
        <w:t>Study area</w:t>
      </w:r>
      <w:r w:rsidR="00034F5E"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and its location in France, </w:t>
      </w:r>
      <w:r w:rsidR="00034F5E" w:rsidRPr="00235BC3">
        <w:rPr>
          <w:rFonts w:ascii="Times New Roman" w:hAnsi="Times New Roman" w:cs="Times New Roman"/>
          <w:sz w:val="24"/>
          <w:szCs w:val="24"/>
          <w:lang w:val="en-GB"/>
        </w:rPr>
        <w:t>with the roads included in this study</w:t>
      </w:r>
      <w:r w:rsidR="001B1795">
        <w:rPr>
          <w:rFonts w:ascii="Times New Roman" w:hAnsi="Times New Roman" w:cs="Times New Roman"/>
          <w:sz w:val="24"/>
          <w:szCs w:val="24"/>
          <w:lang w:val="en-GB"/>
        </w:rPr>
        <w:t xml:space="preserve"> ; (b-d) </w:t>
      </w:r>
      <w:r w:rsidR="00034F5E" w:rsidRPr="00235BC3">
        <w:rPr>
          <w:rFonts w:ascii="Times New Roman" w:hAnsi="Times New Roman" w:cs="Times New Roman"/>
          <w:sz w:val="24"/>
          <w:szCs w:val="24"/>
          <w:lang w:val="en-GB"/>
        </w:rPr>
        <w:t xml:space="preserve">three </w:t>
      </w:r>
      <w:r w:rsidR="004F236E" w:rsidRPr="00235BC3">
        <w:rPr>
          <w:rFonts w:ascii="Times New Roman" w:hAnsi="Times New Roman" w:cs="Times New Roman"/>
          <w:sz w:val="24"/>
          <w:szCs w:val="24"/>
          <w:lang w:val="en-GB"/>
        </w:rPr>
        <w:t>predictors</w:t>
      </w:r>
      <w:r w:rsidR="00C01E1E" w:rsidRPr="00235BC3">
        <w:rPr>
          <w:rFonts w:ascii="Times New Roman" w:hAnsi="Times New Roman" w:cs="Times New Roman"/>
          <w:sz w:val="24"/>
          <w:szCs w:val="24"/>
          <w:lang w:val="en-GB"/>
        </w:rPr>
        <w:t xml:space="preserve"> (resolution 1 x  1 km</w:t>
      </w:r>
      <w:r w:rsidR="001B1795">
        <w:rPr>
          <w:rFonts w:ascii="Times New Roman" w:hAnsi="Times New Roman" w:cs="Times New Roman"/>
          <w:sz w:val="24"/>
          <w:szCs w:val="24"/>
          <w:lang w:val="en-GB"/>
        </w:rPr>
        <w:t xml:space="preserve">, scaled units, darker </w:t>
      </w:r>
      <w:proofErr w:type="spellStart"/>
      <w:r w:rsidR="001B1795">
        <w:rPr>
          <w:rFonts w:ascii="Times New Roman" w:hAnsi="Times New Roman" w:cs="Times New Roman"/>
          <w:sz w:val="24"/>
          <w:szCs w:val="24"/>
          <w:lang w:val="en-GB"/>
        </w:rPr>
        <w:t>color</w:t>
      </w:r>
      <w:proofErr w:type="spellEnd"/>
      <w:r w:rsidR="001B1795">
        <w:rPr>
          <w:rFonts w:ascii="Times New Roman" w:hAnsi="Times New Roman" w:cs="Times New Roman"/>
          <w:sz w:val="24"/>
          <w:szCs w:val="24"/>
          <w:lang w:val="en-GB"/>
        </w:rPr>
        <w:t xml:space="preserve"> means higher values</w:t>
      </w:r>
      <w:r w:rsidR="00C01E1E" w:rsidRPr="00235BC3">
        <w:rPr>
          <w:rFonts w:ascii="Times New Roman" w:hAnsi="Times New Roman" w:cs="Times New Roman"/>
          <w:sz w:val="24"/>
          <w:szCs w:val="24"/>
          <w:lang w:val="en-GB"/>
        </w:rPr>
        <w:t>)</w:t>
      </w:r>
      <w:r w:rsidR="00034F5E" w:rsidRPr="00235BC3">
        <w:rPr>
          <w:rFonts w:ascii="Times New Roman" w:hAnsi="Times New Roman" w:cs="Times New Roman"/>
          <w:sz w:val="24"/>
          <w:szCs w:val="24"/>
          <w:lang w:val="en-GB"/>
        </w:rPr>
        <w:t xml:space="preserve">. </w:t>
      </w:r>
      <w:r w:rsidR="00034F5E" w:rsidRPr="00DE256B">
        <w:rPr>
          <w:rFonts w:ascii="Times New Roman" w:hAnsi="Times New Roman" w:cs="Times New Roman"/>
          <w:sz w:val="24"/>
          <w:szCs w:val="24"/>
          <w:lang w:val="en-GB"/>
        </w:rPr>
        <w:t xml:space="preserve">All </w:t>
      </w:r>
      <w:r w:rsidR="008307C2" w:rsidRPr="00DE256B">
        <w:rPr>
          <w:rFonts w:ascii="Times New Roman" w:hAnsi="Times New Roman" w:cs="Times New Roman"/>
          <w:sz w:val="24"/>
          <w:szCs w:val="24"/>
          <w:lang w:val="en-GB"/>
        </w:rPr>
        <w:t xml:space="preserve">the maps for raw </w:t>
      </w:r>
      <w:r w:rsidR="00C01E1E" w:rsidRPr="00DE256B">
        <w:rPr>
          <w:rFonts w:ascii="Times New Roman" w:hAnsi="Times New Roman" w:cs="Times New Roman"/>
          <w:sz w:val="24"/>
          <w:szCs w:val="24"/>
          <w:lang w:val="en-GB"/>
        </w:rPr>
        <w:t>predictor</w:t>
      </w:r>
      <w:r w:rsidR="008307C2" w:rsidRPr="00DE256B">
        <w:rPr>
          <w:rFonts w:ascii="Times New Roman" w:hAnsi="Times New Roman" w:cs="Times New Roman"/>
          <w:sz w:val="24"/>
          <w:szCs w:val="24"/>
          <w:lang w:val="en-GB"/>
        </w:rPr>
        <w:t>s</w:t>
      </w:r>
      <w:r w:rsidR="00B048BA">
        <w:rPr>
          <w:rFonts w:ascii="Times New Roman" w:hAnsi="Times New Roman" w:cs="Times New Roman"/>
          <w:sz w:val="24"/>
          <w:szCs w:val="24"/>
          <w:lang w:val="en-GB"/>
        </w:rPr>
        <w:t xml:space="preserve"> and species records </w:t>
      </w:r>
      <w:r w:rsidR="00034F5E" w:rsidRPr="00DE256B">
        <w:rPr>
          <w:rFonts w:ascii="Times New Roman" w:hAnsi="Times New Roman" w:cs="Times New Roman"/>
          <w:sz w:val="24"/>
          <w:szCs w:val="24"/>
          <w:lang w:val="en-GB"/>
        </w:rPr>
        <w:t>can be found in Appendix SM</w:t>
      </w:r>
      <w:r w:rsidR="00DE256B">
        <w:rPr>
          <w:rFonts w:ascii="Times New Roman" w:hAnsi="Times New Roman" w:cs="Times New Roman"/>
          <w:sz w:val="24"/>
          <w:szCs w:val="24"/>
          <w:lang w:val="en-GB"/>
        </w:rPr>
        <w:t>1</w:t>
      </w:r>
      <w:r w:rsidR="006C49CC">
        <w:rPr>
          <w:rFonts w:ascii="Times New Roman" w:hAnsi="Times New Roman" w:cs="Times New Roman"/>
          <w:sz w:val="24"/>
          <w:szCs w:val="24"/>
          <w:lang w:val="en-GB"/>
        </w:rPr>
        <w:t xml:space="preserve"> </w:t>
      </w:r>
      <w:r w:rsidR="00DE256B" w:rsidRPr="00DE256B">
        <w:rPr>
          <w:rFonts w:ascii="Times New Roman" w:hAnsi="Times New Roman" w:cs="Times New Roman"/>
          <w:sz w:val="24"/>
          <w:szCs w:val="24"/>
          <w:lang w:val="en-GB"/>
        </w:rPr>
        <w:t>.</w:t>
      </w:r>
    </w:p>
    <w:p w14:paraId="71542B9B" w14:textId="77777777" w:rsidR="00D43576" w:rsidRPr="00DE256B" w:rsidRDefault="00D43576" w:rsidP="00235BC3">
      <w:pPr>
        <w:spacing w:line="480" w:lineRule="auto"/>
        <w:rPr>
          <w:rFonts w:ascii="Times New Roman" w:hAnsi="Times New Roman" w:cs="Times New Roman"/>
          <w:sz w:val="24"/>
          <w:szCs w:val="24"/>
          <w:lang w:val="en-GB"/>
        </w:rPr>
      </w:pPr>
    </w:p>
    <w:p w14:paraId="2926339C" w14:textId="52E63DFA" w:rsidR="002C56C2" w:rsidRPr="00235BC3" w:rsidRDefault="00B26D0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Species selection</w:t>
      </w:r>
    </w:p>
    <w:p w14:paraId="49E2E976" w14:textId="77777777" w:rsidR="00B26D0F" w:rsidRPr="00235BC3" w:rsidRDefault="00B26D0F" w:rsidP="00235BC3">
      <w:pPr>
        <w:spacing w:line="480" w:lineRule="auto"/>
        <w:rPr>
          <w:rFonts w:ascii="Times New Roman" w:hAnsi="Times New Roman" w:cs="Times New Roman"/>
          <w:i/>
          <w:sz w:val="24"/>
          <w:szCs w:val="24"/>
          <w:lang w:val="en-GB"/>
        </w:rPr>
      </w:pPr>
    </w:p>
    <w:p w14:paraId="3A109CD8" w14:textId="4ACE8FFB" w:rsidR="006915C7" w:rsidRPr="00235BC3" w:rsidRDefault="0090297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We </w:t>
      </w:r>
      <w:r w:rsidR="001635A9">
        <w:rPr>
          <w:rFonts w:ascii="Times New Roman" w:hAnsi="Times New Roman" w:cs="Times New Roman"/>
          <w:iCs/>
          <w:sz w:val="24"/>
          <w:szCs w:val="24"/>
          <w:lang w:val="en-GB"/>
        </w:rPr>
        <w:t xml:space="preserve">initially </w:t>
      </w:r>
      <w:r w:rsidRPr="00235BC3">
        <w:rPr>
          <w:rFonts w:ascii="Times New Roman" w:hAnsi="Times New Roman" w:cs="Times New Roman"/>
          <w:iCs/>
          <w:sz w:val="24"/>
          <w:szCs w:val="24"/>
          <w:lang w:val="en-GB"/>
        </w:rPr>
        <w:t xml:space="preserve">focused on </w:t>
      </w:r>
      <w:r w:rsidR="006915C7" w:rsidRPr="00235BC3">
        <w:rPr>
          <w:rFonts w:ascii="Times New Roman" w:hAnsi="Times New Roman" w:cs="Times New Roman"/>
          <w:iCs/>
          <w:sz w:val="24"/>
          <w:szCs w:val="24"/>
          <w:lang w:val="en-GB"/>
        </w:rPr>
        <w:t xml:space="preserve">ten </w:t>
      </w:r>
      <w:r w:rsidRPr="00235BC3">
        <w:rPr>
          <w:rFonts w:ascii="Times New Roman" w:hAnsi="Times New Roman" w:cs="Times New Roman"/>
          <w:iCs/>
          <w:sz w:val="24"/>
          <w:szCs w:val="24"/>
          <w:lang w:val="en-GB"/>
        </w:rPr>
        <w:t>mammal species that are reasonably well known both by naturalists and road patrollers, and with sufficiently large body sizes to expect detection of killed individuals during non-dedicated patrols</w:t>
      </w:r>
      <w:r w:rsidR="00350B84" w:rsidRPr="00235BC3">
        <w:rPr>
          <w:rFonts w:ascii="Times New Roman" w:hAnsi="Times New Roman" w:cs="Times New Roman"/>
          <w:iCs/>
          <w:sz w:val="24"/>
          <w:szCs w:val="24"/>
          <w:lang w:val="en-GB"/>
        </w:rPr>
        <w:t xml:space="preserve">. </w:t>
      </w:r>
      <w:r w:rsidR="00982DB2">
        <w:rPr>
          <w:rFonts w:ascii="Times New Roman" w:hAnsi="Times New Roman" w:cs="Times New Roman"/>
          <w:iCs/>
          <w:sz w:val="24"/>
          <w:szCs w:val="24"/>
          <w:lang w:val="en-GB"/>
        </w:rPr>
        <w:t xml:space="preserve">We discarded other </w:t>
      </w:r>
      <w:r w:rsidR="00350B84" w:rsidRPr="00235BC3">
        <w:rPr>
          <w:rFonts w:ascii="Times New Roman" w:hAnsi="Times New Roman" w:cs="Times New Roman"/>
          <w:iCs/>
          <w:sz w:val="24"/>
          <w:szCs w:val="24"/>
          <w:lang w:val="en-GB"/>
        </w:rPr>
        <w:t>species due to sparse records</w:t>
      </w:r>
      <w:r w:rsidR="006915C7" w:rsidRPr="00235BC3">
        <w:rPr>
          <w:rFonts w:ascii="Times New Roman" w:hAnsi="Times New Roman" w:cs="Times New Roman"/>
          <w:iCs/>
          <w:sz w:val="24"/>
          <w:szCs w:val="24"/>
          <w:lang w:val="en-GB"/>
        </w:rPr>
        <w:t xml:space="preserve"> and</w:t>
      </w:r>
      <w:r w:rsidR="00350B84" w:rsidRPr="00235BC3">
        <w:rPr>
          <w:rFonts w:ascii="Times New Roman" w:hAnsi="Times New Roman" w:cs="Times New Roman"/>
          <w:iCs/>
          <w:sz w:val="24"/>
          <w:szCs w:val="24"/>
          <w:lang w:val="en-GB"/>
        </w:rPr>
        <w:t xml:space="preserve"> strong spatial </w:t>
      </w:r>
      <w:r w:rsidR="007A7195" w:rsidRPr="00235BC3">
        <w:rPr>
          <w:rFonts w:ascii="Times New Roman" w:hAnsi="Times New Roman" w:cs="Times New Roman"/>
          <w:iCs/>
          <w:sz w:val="24"/>
          <w:szCs w:val="24"/>
          <w:lang w:val="en-GB"/>
        </w:rPr>
        <w:t>patterns unrelated to biology</w:t>
      </w:r>
      <w:r w:rsidR="00350B84" w:rsidRPr="00235BC3">
        <w:rPr>
          <w:rFonts w:ascii="Times New Roman" w:hAnsi="Times New Roman" w:cs="Times New Roman"/>
          <w:iCs/>
          <w:sz w:val="24"/>
          <w:szCs w:val="24"/>
          <w:lang w:val="en-GB"/>
        </w:rPr>
        <w:t xml:space="preserve">. </w:t>
      </w:r>
      <w:r w:rsidR="00036690" w:rsidRPr="00235BC3">
        <w:rPr>
          <w:rFonts w:ascii="Times New Roman" w:hAnsi="Times New Roman" w:cs="Times New Roman"/>
          <w:iCs/>
          <w:sz w:val="24"/>
          <w:szCs w:val="24"/>
          <w:lang w:val="en-GB"/>
        </w:rPr>
        <w:t>The sample included</w:t>
      </w:r>
      <w:r w:rsidR="00350B84"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wild boar </w:t>
      </w:r>
      <w:r w:rsidRPr="00235BC3">
        <w:rPr>
          <w:rFonts w:ascii="Times New Roman" w:hAnsi="Times New Roman" w:cs="Times New Roman"/>
          <w:i/>
          <w:sz w:val="24"/>
          <w:szCs w:val="24"/>
          <w:lang w:val="en-GB"/>
        </w:rPr>
        <w:t>Sus scrofa</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ed fox </w:t>
      </w:r>
      <w:r w:rsidRPr="00235BC3">
        <w:rPr>
          <w:rFonts w:ascii="Times New Roman" w:hAnsi="Times New Roman" w:cs="Times New Roman"/>
          <w:i/>
          <w:sz w:val="24"/>
          <w:szCs w:val="24"/>
          <w:lang w:val="en-GB"/>
        </w:rPr>
        <w:t xml:space="preserve">Vulpes </w:t>
      </w:r>
      <w:proofErr w:type="spellStart"/>
      <w:r w:rsidRPr="00235BC3">
        <w:rPr>
          <w:rFonts w:ascii="Times New Roman" w:hAnsi="Times New Roman" w:cs="Times New Roman"/>
          <w:i/>
          <w:sz w:val="24"/>
          <w:szCs w:val="24"/>
          <w:lang w:val="en-GB"/>
        </w:rPr>
        <w:t>vulpes</w:t>
      </w:r>
      <w:proofErr w:type="spellEnd"/>
      <w:r w:rsidRPr="00235BC3">
        <w:rPr>
          <w:rFonts w:ascii="Times New Roman" w:hAnsi="Times New Roman" w:cs="Times New Roman"/>
          <w:i/>
          <w:sz w:val="24"/>
          <w:szCs w:val="24"/>
          <w:lang w:val="en-GB"/>
        </w:rPr>
        <w:t xml:space="preserve">, </w:t>
      </w:r>
      <w:proofErr w:type="spellStart"/>
      <w:r w:rsidR="0034574D" w:rsidRPr="00235BC3">
        <w:rPr>
          <w:rFonts w:ascii="Times New Roman" w:hAnsi="Times New Roman" w:cs="Times New Roman"/>
          <w:iCs/>
          <w:sz w:val="24"/>
          <w:szCs w:val="24"/>
          <w:lang w:val="en-GB"/>
        </w:rPr>
        <w:t>e</w:t>
      </w:r>
      <w:r w:rsidRPr="00235BC3">
        <w:rPr>
          <w:rFonts w:ascii="Times New Roman" w:hAnsi="Times New Roman" w:cs="Times New Roman"/>
          <w:iCs/>
          <w:sz w:val="24"/>
          <w:szCs w:val="24"/>
          <w:lang w:val="en-GB"/>
        </w:rPr>
        <w:t>uropean</w:t>
      </w:r>
      <w:proofErr w:type="spellEnd"/>
      <w:r w:rsidRPr="00235BC3">
        <w:rPr>
          <w:rFonts w:ascii="Times New Roman" w:hAnsi="Times New Roman" w:cs="Times New Roman"/>
          <w:iCs/>
          <w:sz w:val="24"/>
          <w:szCs w:val="24"/>
          <w:lang w:val="en-GB"/>
        </w:rPr>
        <w:t xml:space="preserve"> badger </w:t>
      </w:r>
      <w:r w:rsidRPr="00235BC3">
        <w:rPr>
          <w:rFonts w:ascii="Times New Roman" w:hAnsi="Times New Roman" w:cs="Times New Roman"/>
          <w:i/>
          <w:sz w:val="24"/>
          <w:szCs w:val="24"/>
          <w:lang w:val="en-GB"/>
        </w:rPr>
        <w:t xml:space="preserve">Meles </w:t>
      </w:r>
      <w:proofErr w:type="spellStart"/>
      <w:r w:rsidRPr="00235BC3">
        <w:rPr>
          <w:rFonts w:ascii="Times New Roman" w:hAnsi="Times New Roman" w:cs="Times New Roman"/>
          <w:i/>
          <w:sz w:val="24"/>
          <w:szCs w:val="24"/>
          <w:lang w:val="en-GB"/>
        </w:rPr>
        <w:t>meles</w:t>
      </w:r>
      <w:proofErr w:type="spellEnd"/>
      <w:r w:rsidRPr="00235BC3">
        <w:rPr>
          <w:rFonts w:ascii="Times New Roman" w:hAnsi="Times New Roman" w:cs="Times New Roman"/>
          <w:i/>
          <w:sz w:val="24"/>
          <w:szCs w:val="24"/>
          <w:lang w:val="en-GB"/>
        </w:rPr>
        <w:t xml:space="preserve">,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oe deer </w:t>
      </w:r>
      <w:r w:rsidRPr="00235BC3">
        <w:rPr>
          <w:rFonts w:ascii="Times New Roman" w:hAnsi="Times New Roman" w:cs="Times New Roman"/>
          <w:i/>
          <w:sz w:val="24"/>
          <w:szCs w:val="24"/>
          <w:lang w:val="en-GB"/>
        </w:rPr>
        <w:t xml:space="preserve">Capreolus </w:t>
      </w:r>
      <w:proofErr w:type="spellStart"/>
      <w:r w:rsidRPr="00235BC3">
        <w:rPr>
          <w:rFonts w:ascii="Times New Roman" w:hAnsi="Times New Roman" w:cs="Times New Roman"/>
          <w:i/>
          <w:sz w:val="24"/>
          <w:szCs w:val="24"/>
          <w:lang w:val="en-GB"/>
        </w:rPr>
        <w:t>capreolus</w:t>
      </w:r>
      <w:proofErr w:type="spellEnd"/>
      <w:r w:rsidRPr="00235BC3">
        <w:rPr>
          <w:rFonts w:ascii="Times New Roman" w:hAnsi="Times New Roman" w:cs="Times New Roman"/>
          <w:iCs/>
          <w:sz w:val="24"/>
          <w:szCs w:val="24"/>
          <w:lang w:val="en-GB"/>
        </w:rPr>
        <w:t xml:space="preserve">, </w:t>
      </w:r>
      <w:r w:rsidR="006915C7" w:rsidRPr="00235BC3">
        <w:rPr>
          <w:rFonts w:ascii="Times New Roman" w:hAnsi="Times New Roman" w:cs="Times New Roman"/>
          <w:iCs/>
          <w:sz w:val="24"/>
          <w:szCs w:val="24"/>
          <w:lang w:val="en-GB"/>
        </w:rPr>
        <w:t xml:space="preserve">red deer </w:t>
      </w:r>
      <w:r w:rsidR="006915C7" w:rsidRPr="00DF6C5D">
        <w:rPr>
          <w:rFonts w:ascii="Times New Roman" w:hAnsi="Times New Roman" w:cs="Times New Roman"/>
          <w:i/>
          <w:sz w:val="24"/>
          <w:szCs w:val="24"/>
          <w:lang w:val="en-GB"/>
        </w:rPr>
        <w:t>Cervus elaphus</w:t>
      </w:r>
      <w:r w:rsidR="006915C7" w:rsidRPr="00235BC3">
        <w:rPr>
          <w:rFonts w:ascii="Times New Roman" w:hAnsi="Times New Roman" w:cs="Times New Roman"/>
          <w:iCs/>
          <w:sz w:val="24"/>
          <w:szCs w:val="24"/>
          <w:lang w:val="en-GB"/>
        </w:rPr>
        <w:t xml:space="preserve">, European hare </w:t>
      </w:r>
      <w:r w:rsidR="006915C7" w:rsidRPr="0045041E">
        <w:rPr>
          <w:rFonts w:ascii="Times New Roman" w:hAnsi="Times New Roman" w:cs="Times New Roman"/>
          <w:i/>
          <w:sz w:val="24"/>
          <w:szCs w:val="24"/>
          <w:lang w:val="en-GB"/>
        </w:rPr>
        <w:t>Lepus europaeus</w:t>
      </w:r>
      <w:r w:rsidR="006915C7"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pine marten </w:t>
      </w:r>
      <w:r w:rsidRPr="00235BC3">
        <w:rPr>
          <w:rFonts w:ascii="Times New Roman" w:hAnsi="Times New Roman" w:cs="Times New Roman"/>
          <w:i/>
          <w:sz w:val="24"/>
          <w:szCs w:val="24"/>
          <w:lang w:val="en-GB"/>
        </w:rPr>
        <w:t xml:space="preserve">Martes </w:t>
      </w:r>
      <w:proofErr w:type="spellStart"/>
      <w:r w:rsidRPr="00235BC3">
        <w:rPr>
          <w:rFonts w:ascii="Times New Roman" w:hAnsi="Times New Roman" w:cs="Times New Roman"/>
          <w:i/>
          <w:sz w:val="24"/>
          <w:szCs w:val="24"/>
          <w:lang w:val="en-GB"/>
        </w:rPr>
        <w:t>martes</w:t>
      </w:r>
      <w:proofErr w:type="spellEnd"/>
      <w:r w:rsidRPr="00235BC3">
        <w:rPr>
          <w:rFonts w:ascii="Times New Roman" w:hAnsi="Times New Roman" w:cs="Times New Roman"/>
          <w:i/>
          <w:sz w:val="24"/>
          <w:szCs w:val="24"/>
          <w:lang w:val="en-GB"/>
        </w:rPr>
        <w:t xml:space="preserve">, </w:t>
      </w:r>
      <w:r w:rsidRPr="00235BC3">
        <w:rPr>
          <w:rFonts w:ascii="Times New Roman" w:hAnsi="Times New Roman" w:cs="Times New Roman"/>
          <w:iCs/>
          <w:sz w:val="24"/>
          <w:szCs w:val="24"/>
          <w:lang w:val="en-GB"/>
        </w:rPr>
        <w:t xml:space="preserve">house marten </w:t>
      </w:r>
      <w:r w:rsidRPr="00235BC3">
        <w:rPr>
          <w:rFonts w:ascii="Times New Roman" w:hAnsi="Times New Roman" w:cs="Times New Roman"/>
          <w:i/>
          <w:sz w:val="24"/>
          <w:szCs w:val="24"/>
          <w:lang w:val="en-GB"/>
        </w:rPr>
        <w:t xml:space="preserve">Martes </w:t>
      </w:r>
      <w:proofErr w:type="spellStart"/>
      <w:r w:rsidRPr="00235BC3">
        <w:rPr>
          <w:rFonts w:ascii="Times New Roman" w:hAnsi="Times New Roman" w:cs="Times New Roman"/>
          <w:i/>
          <w:sz w:val="24"/>
          <w:szCs w:val="24"/>
          <w:lang w:val="en-GB"/>
        </w:rPr>
        <w:t>foina</w:t>
      </w:r>
      <w:proofErr w:type="spellEnd"/>
      <w:r w:rsidRPr="00235BC3">
        <w:rPr>
          <w:rFonts w:ascii="Times New Roman" w:hAnsi="Times New Roman" w:cs="Times New Roman"/>
          <w:i/>
          <w:sz w:val="24"/>
          <w:szCs w:val="24"/>
          <w:lang w:val="en-GB"/>
        </w:rPr>
        <w:t xml:space="preserve">, </w:t>
      </w:r>
      <w:r w:rsidRPr="00235BC3">
        <w:rPr>
          <w:rFonts w:ascii="Times New Roman" w:hAnsi="Times New Roman" w:cs="Times New Roman"/>
          <w:iCs/>
          <w:sz w:val="24"/>
          <w:szCs w:val="24"/>
          <w:lang w:val="en-GB"/>
        </w:rPr>
        <w:t xml:space="preserve">least weasel </w:t>
      </w:r>
      <w:r w:rsidRPr="00235BC3">
        <w:rPr>
          <w:rFonts w:ascii="Times New Roman" w:hAnsi="Times New Roman" w:cs="Times New Roman"/>
          <w:i/>
          <w:sz w:val="24"/>
          <w:szCs w:val="24"/>
          <w:lang w:val="en-GB"/>
        </w:rPr>
        <w:t>Mustela nivalis</w:t>
      </w:r>
      <w:r w:rsidRPr="00235BC3">
        <w:rPr>
          <w:rFonts w:ascii="Times New Roman" w:hAnsi="Times New Roman" w:cs="Times New Roman"/>
          <w:iCs/>
          <w:sz w:val="24"/>
          <w:szCs w:val="24"/>
          <w:lang w:val="en-GB"/>
        </w:rPr>
        <w:t xml:space="preserve"> and stoat </w:t>
      </w:r>
      <w:r w:rsidRPr="00235BC3">
        <w:rPr>
          <w:rFonts w:ascii="Times New Roman" w:hAnsi="Times New Roman" w:cs="Times New Roman"/>
          <w:i/>
          <w:sz w:val="24"/>
          <w:szCs w:val="24"/>
          <w:lang w:val="en-GB"/>
        </w:rPr>
        <w:t>Mustela erminea.</w:t>
      </w:r>
      <w:r w:rsidRPr="00235BC3">
        <w:rPr>
          <w:rFonts w:ascii="Times New Roman" w:hAnsi="Times New Roman" w:cs="Times New Roman"/>
          <w:iCs/>
          <w:sz w:val="24"/>
          <w:szCs w:val="24"/>
          <w:lang w:val="en-GB"/>
        </w:rPr>
        <w:t xml:space="preserve"> We grouped the </w:t>
      </w:r>
      <w:r w:rsidRPr="00235BC3">
        <w:rPr>
          <w:rFonts w:ascii="Times New Roman" w:hAnsi="Times New Roman" w:cs="Times New Roman"/>
          <w:iCs/>
          <w:sz w:val="24"/>
          <w:szCs w:val="24"/>
          <w:lang w:val="en-GB"/>
        </w:rPr>
        <w:lastRenderedPageBreak/>
        <w:t>latter four as mustelids (</w:t>
      </w:r>
      <w:r w:rsidRPr="00235BC3">
        <w:rPr>
          <w:rFonts w:ascii="Times New Roman" w:hAnsi="Times New Roman" w:cs="Times New Roman"/>
          <w:i/>
          <w:sz w:val="24"/>
          <w:szCs w:val="24"/>
          <w:lang w:val="en-GB"/>
        </w:rPr>
        <w:t>Mustelidae</w:t>
      </w:r>
      <w:r w:rsidR="0034574D" w:rsidRPr="00235BC3">
        <w:rPr>
          <w:rFonts w:ascii="Times New Roman" w:hAnsi="Times New Roman" w:cs="Times New Roman"/>
          <w:iCs/>
          <w:sz w:val="24"/>
          <w:szCs w:val="24"/>
          <w:lang w:val="en-GB"/>
        </w:rPr>
        <w:t>, referred to as one of the “species” in the text for simplicity</w:t>
      </w:r>
      <w:r w:rsidRPr="00235BC3">
        <w:rPr>
          <w:rFonts w:ascii="Times New Roman" w:hAnsi="Times New Roman" w:cs="Times New Roman"/>
          <w:iCs/>
          <w:sz w:val="24"/>
          <w:szCs w:val="24"/>
          <w:lang w:val="en-GB"/>
        </w:rPr>
        <w:t>) due to obvious confusions among species or random assignations by patrollers within this family.</w:t>
      </w:r>
      <w:r w:rsidR="00F35526" w:rsidRPr="00235BC3">
        <w:rPr>
          <w:rFonts w:ascii="Times New Roman" w:hAnsi="Times New Roman" w:cs="Times New Roman"/>
          <w:iCs/>
          <w:sz w:val="24"/>
          <w:szCs w:val="24"/>
          <w:lang w:val="en-GB"/>
        </w:rPr>
        <w:t xml:space="preserve"> We performed this pooling only after data curation and exploration, and after having performed preliminary models with all species separated that suggested obvious flaws </w:t>
      </w:r>
      <w:r w:rsidR="00165B89" w:rsidRPr="00235BC3">
        <w:rPr>
          <w:rFonts w:ascii="Times New Roman" w:hAnsi="Times New Roman" w:cs="Times New Roman"/>
          <w:iCs/>
          <w:sz w:val="24"/>
          <w:szCs w:val="24"/>
          <w:lang w:val="en-GB"/>
        </w:rPr>
        <w:t>based on</w:t>
      </w:r>
      <w:r w:rsidR="00F35526" w:rsidRPr="00235BC3">
        <w:rPr>
          <w:rFonts w:ascii="Times New Roman" w:hAnsi="Times New Roman" w:cs="Times New Roman"/>
          <w:iCs/>
          <w:sz w:val="24"/>
          <w:szCs w:val="24"/>
          <w:lang w:val="en-GB"/>
        </w:rPr>
        <w:t xml:space="preserve"> our knowledge of species’ ecologies.</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 xml:space="preserve">We thus eventually worked on </w:t>
      </w:r>
      <w:r w:rsidR="008B3010" w:rsidRPr="00235BC3">
        <w:rPr>
          <w:rFonts w:ascii="Times New Roman" w:hAnsi="Times New Roman" w:cs="Times New Roman"/>
          <w:iCs/>
          <w:sz w:val="24"/>
          <w:szCs w:val="24"/>
          <w:lang w:val="en-GB"/>
        </w:rPr>
        <w:t xml:space="preserve">seven </w:t>
      </w:r>
      <w:r w:rsidR="0034574D" w:rsidRPr="00235BC3">
        <w:rPr>
          <w:rFonts w:ascii="Times New Roman" w:hAnsi="Times New Roman" w:cs="Times New Roman"/>
          <w:iCs/>
          <w:sz w:val="24"/>
          <w:szCs w:val="24"/>
          <w:lang w:val="en-GB"/>
        </w:rPr>
        <w:t>species</w:t>
      </w:r>
      <w:r w:rsidR="00036690" w:rsidRPr="00235BC3">
        <w:rPr>
          <w:rFonts w:ascii="Times New Roman" w:hAnsi="Times New Roman" w:cs="Times New Roman"/>
          <w:iCs/>
          <w:sz w:val="24"/>
          <w:szCs w:val="24"/>
          <w:lang w:val="en-GB"/>
        </w:rPr>
        <w:t>, among which two pose serious public safety threats on roads (wild boar and roe deer) and one has a special emblematic value for the study area (stoat</w:t>
      </w:r>
      <w:r w:rsidR="008F1E7B">
        <w:rPr>
          <w:rFonts w:ascii="Times New Roman" w:hAnsi="Times New Roman" w:cs="Times New Roman"/>
          <w:iCs/>
          <w:sz w:val="24"/>
          <w:szCs w:val="24"/>
          <w:lang w:val="en-GB"/>
        </w:rPr>
        <w:t xml:space="preserve">, included among </w:t>
      </w:r>
      <w:r w:rsidR="008F1E7B" w:rsidRPr="008F1E7B">
        <w:rPr>
          <w:rFonts w:ascii="Times New Roman" w:hAnsi="Times New Roman" w:cs="Times New Roman"/>
          <w:i/>
          <w:sz w:val="24"/>
          <w:szCs w:val="24"/>
          <w:lang w:val="en-GB"/>
        </w:rPr>
        <w:t>Mustelidae</w:t>
      </w:r>
      <w:r w:rsidR="00036690" w:rsidRPr="00235BC3">
        <w:rPr>
          <w:rFonts w:ascii="Times New Roman" w:hAnsi="Times New Roman" w:cs="Times New Roman"/>
          <w:iCs/>
          <w:sz w:val="24"/>
          <w:szCs w:val="24"/>
          <w:lang w:val="en-GB"/>
        </w:rPr>
        <w:t xml:space="preserve">). </w:t>
      </w:r>
    </w:p>
    <w:p w14:paraId="6FB915C5" w14:textId="77777777" w:rsidR="00036690" w:rsidRPr="00235BC3" w:rsidRDefault="00036690" w:rsidP="00235BC3">
      <w:pPr>
        <w:spacing w:line="480" w:lineRule="auto"/>
        <w:rPr>
          <w:rFonts w:ascii="Times New Roman" w:hAnsi="Times New Roman" w:cs="Times New Roman"/>
          <w:iCs/>
          <w:sz w:val="24"/>
          <w:szCs w:val="24"/>
          <w:lang w:val="en-GB"/>
        </w:rPr>
      </w:pPr>
    </w:p>
    <w:p w14:paraId="11FD2E61" w14:textId="024EBD52" w:rsidR="002C56C2" w:rsidRPr="00235BC3" w:rsidRDefault="0034574D"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No </w:t>
      </w:r>
      <w:r w:rsidR="00B719A4" w:rsidRPr="00235BC3">
        <w:rPr>
          <w:rFonts w:ascii="Times New Roman" w:hAnsi="Times New Roman" w:cs="Times New Roman"/>
          <w:iCs/>
          <w:sz w:val="24"/>
          <w:szCs w:val="24"/>
          <w:lang w:val="en-GB"/>
        </w:rPr>
        <w:t xml:space="preserve">regional </w:t>
      </w:r>
      <w:r w:rsidRPr="00235BC3">
        <w:rPr>
          <w:rFonts w:ascii="Times New Roman" w:hAnsi="Times New Roman" w:cs="Times New Roman"/>
          <w:iCs/>
          <w:sz w:val="24"/>
          <w:szCs w:val="24"/>
          <w:lang w:val="en-GB"/>
        </w:rPr>
        <w:t>population density estimates are published even for game species</w:t>
      </w:r>
      <w:r w:rsidR="0062538D">
        <w:rPr>
          <w:rFonts w:ascii="Times New Roman" w:hAnsi="Times New Roman" w:cs="Times New Roman"/>
          <w:iCs/>
          <w:sz w:val="24"/>
          <w:szCs w:val="24"/>
          <w:lang w:val="en-GB"/>
        </w:rPr>
        <w:t xml:space="preserve"> in this region</w:t>
      </w:r>
      <w:r w:rsidRPr="00235BC3">
        <w:rPr>
          <w:rFonts w:ascii="Times New Roman" w:hAnsi="Times New Roman" w:cs="Times New Roman"/>
          <w:iCs/>
          <w:sz w:val="24"/>
          <w:szCs w:val="24"/>
          <w:lang w:val="en-GB"/>
        </w:rPr>
        <w:t xml:space="preserve"> (wild boar and roe deer), but all are widespread and common in the study area</w:t>
      </w:r>
      <w:r w:rsidR="000737C0" w:rsidRPr="00235BC3">
        <w:rPr>
          <w:rFonts w:ascii="Times New Roman" w:hAnsi="Times New Roman" w:cs="Times New Roman"/>
          <w:iCs/>
          <w:sz w:val="24"/>
          <w:szCs w:val="24"/>
          <w:lang w:val="en-GB"/>
        </w:rPr>
        <w:t xml:space="preserve">. </w:t>
      </w:r>
      <w:r w:rsidR="002241DF" w:rsidRPr="00235BC3">
        <w:rPr>
          <w:rFonts w:ascii="Times New Roman" w:hAnsi="Times New Roman" w:cs="Times New Roman"/>
          <w:iCs/>
          <w:sz w:val="24"/>
          <w:szCs w:val="24"/>
          <w:lang w:val="en-GB"/>
        </w:rPr>
        <w:t xml:space="preserve">Habitat-related variations in the detection of alive individuals exist, especially since all species occur on a wide range of habitats encompassing urban peripheries, bocages and woodlands. This may bias the estimation of </w:t>
      </w:r>
      <w:r w:rsidR="0062680B" w:rsidRPr="00235BC3">
        <w:rPr>
          <w:rFonts w:ascii="Times New Roman" w:hAnsi="Times New Roman" w:cs="Times New Roman"/>
          <w:iCs/>
          <w:sz w:val="24"/>
          <w:szCs w:val="24"/>
          <w:lang w:val="en-GB"/>
        </w:rPr>
        <w:t xml:space="preserve">spatial variation in </w:t>
      </w:r>
      <w:r w:rsidR="00DC1CAB">
        <w:rPr>
          <w:rFonts w:ascii="Times New Roman" w:hAnsi="Times New Roman" w:cs="Times New Roman"/>
          <w:iCs/>
          <w:sz w:val="24"/>
          <w:szCs w:val="24"/>
          <w:lang w:val="en-GB"/>
        </w:rPr>
        <w:t xml:space="preserve">presence probability </w:t>
      </w:r>
      <w:r w:rsidR="00BC2D0C" w:rsidRPr="00235BC3">
        <w:rPr>
          <w:rFonts w:ascii="Times New Roman" w:hAnsi="Times New Roman" w:cs="Times New Roman"/>
          <w:iCs/>
          <w:sz w:val="24"/>
          <w:szCs w:val="24"/>
          <w:lang w:val="en-GB"/>
        </w:rPr>
        <w:t xml:space="preserve">unless opportunistic data can be paired with </w:t>
      </w:r>
      <w:r w:rsidR="00E27DBE" w:rsidRPr="00235BC3">
        <w:rPr>
          <w:rFonts w:ascii="Times New Roman" w:hAnsi="Times New Roman" w:cs="Times New Roman"/>
          <w:iCs/>
          <w:sz w:val="24"/>
          <w:szCs w:val="24"/>
          <w:lang w:val="en-GB"/>
        </w:rPr>
        <w:t xml:space="preserve">protocoled </w:t>
      </w:r>
      <w:r w:rsidR="00BC2D0C" w:rsidRPr="00235BC3">
        <w:rPr>
          <w:rFonts w:ascii="Times New Roman" w:hAnsi="Times New Roman" w:cs="Times New Roman"/>
          <w:iCs/>
          <w:sz w:val="24"/>
          <w:szCs w:val="24"/>
          <w:lang w:val="en-GB"/>
        </w:rPr>
        <w:t xml:space="preserve">surveys with replication, which </w:t>
      </w:r>
      <w:r w:rsidR="00D7601F">
        <w:rPr>
          <w:rFonts w:ascii="Times New Roman" w:hAnsi="Times New Roman" w:cs="Times New Roman"/>
          <w:iCs/>
          <w:sz w:val="24"/>
          <w:szCs w:val="24"/>
          <w:lang w:val="en-GB"/>
        </w:rPr>
        <w:t>do not exist currently with a sufficient representativity in the study area</w:t>
      </w:r>
      <w:r w:rsidR="002241DF" w:rsidRPr="00235BC3">
        <w:rPr>
          <w:rFonts w:ascii="Times New Roman" w:hAnsi="Times New Roman" w:cs="Times New Roman"/>
          <w:iCs/>
          <w:sz w:val="24"/>
          <w:szCs w:val="24"/>
          <w:lang w:val="en-GB"/>
        </w:rPr>
        <w:t>.</w:t>
      </w:r>
      <w:r w:rsidR="0062680B" w:rsidRPr="00235BC3">
        <w:rPr>
          <w:rFonts w:ascii="Times New Roman" w:hAnsi="Times New Roman" w:cs="Times New Roman"/>
          <w:iCs/>
          <w:sz w:val="24"/>
          <w:szCs w:val="24"/>
          <w:lang w:val="en-GB"/>
        </w:rPr>
        <w:t xml:space="preserve"> However, </w:t>
      </w:r>
      <w:r w:rsidR="00C03068">
        <w:rPr>
          <w:rFonts w:ascii="Times New Roman" w:hAnsi="Times New Roman" w:cs="Times New Roman"/>
          <w:iCs/>
          <w:sz w:val="24"/>
          <w:szCs w:val="24"/>
          <w:lang w:val="en-GB"/>
        </w:rPr>
        <w:t xml:space="preserve">exploratory maps of </w:t>
      </w:r>
      <w:r w:rsidR="0062680B" w:rsidRPr="00235BC3">
        <w:rPr>
          <w:rFonts w:ascii="Times New Roman" w:hAnsi="Times New Roman" w:cs="Times New Roman"/>
          <w:iCs/>
          <w:sz w:val="24"/>
          <w:szCs w:val="24"/>
          <w:lang w:val="en-GB"/>
        </w:rPr>
        <w:t xml:space="preserve">raw </w:t>
      </w:r>
      <w:r w:rsidR="00C03068">
        <w:rPr>
          <w:rFonts w:ascii="Times New Roman" w:hAnsi="Times New Roman" w:cs="Times New Roman"/>
          <w:iCs/>
          <w:sz w:val="24"/>
          <w:szCs w:val="24"/>
          <w:lang w:val="en-GB"/>
        </w:rPr>
        <w:t xml:space="preserve">data </w:t>
      </w:r>
      <w:r w:rsidR="0062680B" w:rsidRPr="00235BC3">
        <w:rPr>
          <w:rFonts w:ascii="Times New Roman" w:hAnsi="Times New Roman" w:cs="Times New Roman"/>
          <w:iCs/>
          <w:sz w:val="24"/>
          <w:szCs w:val="24"/>
          <w:lang w:val="en-GB"/>
        </w:rPr>
        <w:t>and model</w:t>
      </w:r>
      <w:r w:rsidR="00C03068">
        <w:rPr>
          <w:rFonts w:ascii="Times New Roman" w:hAnsi="Times New Roman" w:cs="Times New Roman"/>
          <w:iCs/>
          <w:sz w:val="24"/>
          <w:szCs w:val="24"/>
          <w:lang w:val="en-GB"/>
        </w:rPr>
        <w:t xml:space="preserve"> predictions </w:t>
      </w:r>
      <w:r w:rsidR="001532FA">
        <w:rPr>
          <w:rFonts w:ascii="Times New Roman" w:hAnsi="Times New Roman" w:cs="Times New Roman"/>
          <w:iCs/>
          <w:sz w:val="24"/>
          <w:szCs w:val="24"/>
          <w:lang w:val="en-GB"/>
        </w:rPr>
        <w:t xml:space="preserve">showed patterns that matched </w:t>
      </w:r>
      <w:r w:rsidR="00883BDA">
        <w:rPr>
          <w:rFonts w:ascii="Times New Roman" w:hAnsi="Times New Roman" w:cs="Times New Roman"/>
          <w:iCs/>
          <w:sz w:val="24"/>
          <w:szCs w:val="24"/>
          <w:lang w:val="en-GB"/>
        </w:rPr>
        <w:t xml:space="preserve">regional </w:t>
      </w:r>
      <w:r w:rsidR="00E96FCA">
        <w:rPr>
          <w:rFonts w:ascii="Times New Roman" w:hAnsi="Times New Roman" w:cs="Times New Roman"/>
          <w:iCs/>
          <w:sz w:val="24"/>
          <w:szCs w:val="24"/>
          <w:lang w:val="en-GB"/>
        </w:rPr>
        <w:t>expert</w:t>
      </w:r>
      <w:r w:rsidR="00883BDA">
        <w:rPr>
          <w:rFonts w:ascii="Times New Roman" w:hAnsi="Times New Roman" w:cs="Times New Roman"/>
          <w:iCs/>
          <w:sz w:val="24"/>
          <w:szCs w:val="24"/>
          <w:lang w:val="en-GB"/>
        </w:rPr>
        <w:t>s’</w:t>
      </w:r>
      <w:r w:rsidR="00E96FCA">
        <w:rPr>
          <w:rFonts w:ascii="Times New Roman" w:hAnsi="Times New Roman" w:cs="Times New Roman"/>
          <w:iCs/>
          <w:sz w:val="24"/>
          <w:szCs w:val="24"/>
          <w:lang w:val="en-GB"/>
        </w:rPr>
        <w:t xml:space="preserve"> </w:t>
      </w:r>
      <w:r w:rsidR="008B5F20">
        <w:rPr>
          <w:rFonts w:ascii="Times New Roman" w:hAnsi="Times New Roman" w:cs="Times New Roman"/>
          <w:iCs/>
          <w:sz w:val="24"/>
          <w:szCs w:val="24"/>
          <w:lang w:val="en-GB"/>
        </w:rPr>
        <w:t xml:space="preserve">assessment of </w:t>
      </w:r>
      <w:r w:rsidR="00834F8D">
        <w:rPr>
          <w:rFonts w:ascii="Times New Roman" w:hAnsi="Times New Roman" w:cs="Times New Roman"/>
          <w:iCs/>
          <w:sz w:val="24"/>
          <w:szCs w:val="24"/>
          <w:lang w:val="en-GB"/>
        </w:rPr>
        <w:t>the seven</w:t>
      </w:r>
      <w:r w:rsidR="0062680B" w:rsidRPr="00235BC3">
        <w:rPr>
          <w:rFonts w:ascii="Times New Roman" w:hAnsi="Times New Roman" w:cs="Times New Roman"/>
          <w:iCs/>
          <w:sz w:val="24"/>
          <w:szCs w:val="24"/>
          <w:lang w:val="en-GB"/>
        </w:rPr>
        <w:t xml:space="preserve"> species’</w:t>
      </w:r>
      <w:r w:rsidR="00F778D7">
        <w:rPr>
          <w:rFonts w:ascii="Times New Roman" w:hAnsi="Times New Roman" w:cs="Times New Roman"/>
          <w:iCs/>
          <w:sz w:val="24"/>
          <w:szCs w:val="24"/>
          <w:lang w:val="en-GB"/>
        </w:rPr>
        <w:t xml:space="preserve"> </w:t>
      </w:r>
      <w:r w:rsidR="0062680B" w:rsidRPr="00235BC3">
        <w:rPr>
          <w:rFonts w:ascii="Times New Roman" w:hAnsi="Times New Roman" w:cs="Times New Roman"/>
          <w:iCs/>
          <w:sz w:val="24"/>
          <w:szCs w:val="24"/>
          <w:lang w:val="en-GB"/>
        </w:rPr>
        <w:t xml:space="preserve">distributions. </w:t>
      </w:r>
      <w:r w:rsidR="008B5F20">
        <w:rPr>
          <w:rFonts w:ascii="Times New Roman" w:hAnsi="Times New Roman" w:cs="Times New Roman"/>
          <w:iCs/>
          <w:sz w:val="24"/>
          <w:szCs w:val="24"/>
          <w:lang w:val="en-GB"/>
        </w:rPr>
        <w:t xml:space="preserve">Our </w:t>
      </w:r>
      <w:r w:rsidR="00920BD0">
        <w:rPr>
          <w:rFonts w:ascii="Times New Roman" w:hAnsi="Times New Roman" w:cs="Times New Roman"/>
          <w:iCs/>
          <w:sz w:val="24"/>
          <w:szCs w:val="24"/>
          <w:lang w:val="en-GB"/>
        </w:rPr>
        <w:t xml:space="preserve">model-based </w:t>
      </w:r>
      <w:r w:rsidR="008B5F20">
        <w:rPr>
          <w:rFonts w:ascii="Times New Roman" w:hAnsi="Times New Roman" w:cs="Times New Roman"/>
          <w:iCs/>
          <w:sz w:val="24"/>
          <w:szCs w:val="24"/>
          <w:lang w:val="en-GB"/>
        </w:rPr>
        <w:t>predictions are thus to be understood as an initial draw in the current</w:t>
      </w:r>
      <w:r w:rsidR="00705591">
        <w:rPr>
          <w:rFonts w:ascii="Times New Roman" w:hAnsi="Times New Roman" w:cs="Times New Roman"/>
          <w:iCs/>
          <w:sz w:val="24"/>
          <w:szCs w:val="24"/>
          <w:lang w:val="en-GB"/>
        </w:rPr>
        <w:t>, incomplete</w:t>
      </w:r>
      <w:r w:rsidR="008B5F20">
        <w:rPr>
          <w:rFonts w:ascii="Times New Roman" w:hAnsi="Times New Roman" w:cs="Times New Roman"/>
          <w:iCs/>
          <w:sz w:val="24"/>
          <w:szCs w:val="24"/>
          <w:lang w:val="en-GB"/>
        </w:rPr>
        <w:t xml:space="preserve"> </w:t>
      </w:r>
      <w:r w:rsidR="00F543E9">
        <w:rPr>
          <w:rFonts w:ascii="Times New Roman" w:hAnsi="Times New Roman" w:cs="Times New Roman"/>
          <w:iCs/>
          <w:sz w:val="24"/>
          <w:szCs w:val="24"/>
          <w:lang w:val="en-GB"/>
        </w:rPr>
        <w:t>state of knowledge</w:t>
      </w:r>
      <w:r w:rsidR="004959E9">
        <w:rPr>
          <w:rFonts w:ascii="Times New Roman" w:hAnsi="Times New Roman" w:cs="Times New Roman"/>
          <w:iCs/>
          <w:sz w:val="24"/>
          <w:szCs w:val="24"/>
          <w:lang w:val="en-GB"/>
        </w:rPr>
        <w:t xml:space="preserve">, a </w:t>
      </w:r>
      <w:r w:rsidR="00921BC6">
        <w:rPr>
          <w:rFonts w:ascii="Times New Roman" w:hAnsi="Times New Roman" w:cs="Times New Roman"/>
          <w:iCs/>
          <w:sz w:val="24"/>
          <w:szCs w:val="24"/>
          <w:lang w:val="en-GB"/>
        </w:rPr>
        <w:t>well-known limitation</w:t>
      </w:r>
      <w:r w:rsidR="004C1914">
        <w:rPr>
          <w:rFonts w:ascii="Times New Roman" w:hAnsi="Times New Roman" w:cs="Times New Roman"/>
          <w:iCs/>
          <w:sz w:val="24"/>
          <w:szCs w:val="24"/>
          <w:lang w:val="en-GB"/>
        </w:rPr>
        <w:t xml:space="preserve"> related to the Wallacean bias which can be </w:t>
      </w:r>
      <w:r w:rsidR="00DE5204">
        <w:rPr>
          <w:rFonts w:ascii="Times New Roman" w:hAnsi="Times New Roman" w:cs="Times New Roman"/>
          <w:iCs/>
          <w:sz w:val="24"/>
          <w:szCs w:val="24"/>
          <w:lang w:val="en-GB"/>
        </w:rPr>
        <w:t xml:space="preserve">overcome </w:t>
      </w:r>
      <w:r w:rsidR="00772084">
        <w:rPr>
          <w:rFonts w:ascii="Times New Roman" w:hAnsi="Times New Roman" w:cs="Times New Roman"/>
          <w:iCs/>
          <w:sz w:val="24"/>
          <w:szCs w:val="24"/>
          <w:lang w:val="en-GB"/>
        </w:rPr>
        <w:t xml:space="preserve">only </w:t>
      </w:r>
      <w:r w:rsidR="004C1914">
        <w:rPr>
          <w:rFonts w:ascii="Times New Roman" w:hAnsi="Times New Roman" w:cs="Times New Roman"/>
          <w:iCs/>
          <w:sz w:val="24"/>
          <w:szCs w:val="24"/>
          <w:lang w:val="en-GB"/>
        </w:rPr>
        <w:t xml:space="preserve">by </w:t>
      </w:r>
      <w:r w:rsidR="009C6B4D">
        <w:rPr>
          <w:rFonts w:ascii="Times New Roman" w:hAnsi="Times New Roman" w:cs="Times New Roman"/>
          <w:iCs/>
          <w:sz w:val="24"/>
          <w:szCs w:val="24"/>
          <w:lang w:val="en-GB"/>
        </w:rPr>
        <w:t xml:space="preserve">increasing </w:t>
      </w:r>
      <w:r w:rsidR="004C1914">
        <w:rPr>
          <w:rFonts w:ascii="Times New Roman" w:hAnsi="Times New Roman" w:cs="Times New Roman"/>
          <w:iCs/>
          <w:sz w:val="24"/>
          <w:szCs w:val="24"/>
          <w:lang w:val="en-GB"/>
        </w:rPr>
        <w:t xml:space="preserve">sampling </w:t>
      </w:r>
      <w:r w:rsidR="009C6B4D">
        <w:rPr>
          <w:rFonts w:ascii="Times New Roman" w:hAnsi="Times New Roman" w:cs="Times New Roman"/>
          <w:iCs/>
          <w:sz w:val="24"/>
          <w:szCs w:val="24"/>
          <w:lang w:val="en-GB"/>
        </w:rPr>
        <w:t xml:space="preserve">effort </w:t>
      </w:r>
      <w:r w:rsidR="00DE5204">
        <w:rPr>
          <w:rFonts w:ascii="Times New Roman" w:hAnsi="Times New Roman" w:cs="Times New Roman"/>
          <w:iCs/>
          <w:sz w:val="24"/>
          <w:szCs w:val="24"/>
          <w:lang w:val="en-GB"/>
        </w:rPr>
        <w:fldChar w:fldCharType="begin"/>
      </w:r>
      <w:r w:rsidR="006D313E">
        <w:rPr>
          <w:rFonts w:ascii="Times New Roman" w:hAnsi="Times New Roman" w:cs="Times New Roman"/>
          <w:iCs/>
          <w:sz w:val="24"/>
          <w:szCs w:val="24"/>
          <w:lang w:val="en-GB"/>
        </w:rPr>
        <w:instrText xml:space="preserve"> ADDIN ZOTERO_ITEM CSL_CITATION {"citationID":"5x2v3y0c","properties":{"formattedCitation":"(Hortal et al. 2015)","plainCitation":"(Hortal et al. 2015)","noteIndex":0},"citationItems":[{"id":14555,"uris":["http://zotero.org/users/942300/items/YE9W5UYY"],"itemData":{"id":14555,"type":"article-journal","abstract":"Ecologists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generate.","container-title":"Annual Review of Ecology, Evolution, and Systematics","DOI":"10.1146/annurev-ecolsys-112414-054400","issue":"1","note":"number: 1\n_eprint: https://doi.org/10.1146/annurev-ecolsys-112414-054400","page":"523-549","source":"Annual Reviews","title":"Seven Shortfalls that Beset Large-Scale Knowledge of Biodiversity","volume":"46","author":[{"family":"Hortal","given":"Joaquín"},{"family":"Bello","given":"Francesco","non-dropping-particle":"de"},{"family":"Diniz-Filho","given":"José Alexandre F."},{"family":"Lewinsohn","given":"Thomas M."},{"family":"Lobo","given":"Jorge M."},{"family":"Ladle","given":"Richard J."}],"issued":{"date-parts":[["2015"]]}}}],"schema":"https://github.com/citation-style-language/schema/raw/master/csl-citation.json"} </w:instrText>
      </w:r>
      <w:r w:rsidR="00DE5204">
        <w:rPr>
          <w:rFonts w:ascii="Times New Roman" w:hAnsi="Times New Roman" w:cs="Times New Roman"/>
          <w:iCs/>
          <w:sz w:val="24"/>
          <w:szCs w:val="24"/>
          <w:lang w:val="en-GB"/>
        </w:rPr>
        <w:fldChar w:fldCharType="separate"/>
      </w:r>
      <w:r w:rsidR="00DE5204" w:rsidRPr="00DE256B">
        <w:rPr>
          <w:rFonts w:ascii="Times New Roman" w:hAnsi="Times New Roman" w:cs="Times New Roman"/>
          <w:sz w:val="24"/>
          <w:lang w:val="en-GB"/>
        </w:rPr>
        <w:t>(Hortal et al. 2015)</w:t>
      </w:r>
      <w:r w:rsidR="00DE5204">
        <w:rPr>
          <w:rFonts w:ascii="Times New Roman" w:hAnsi="Times New Roman" w:cs="Times New Roman"/>
          <w:iCs/>
          <w:sz w:val="24"/>
          <w:szCs w:val="24"/>
          <w:lang w:val="en-GB"/>
        </w:rPr>
        <w:fldChar w:fldCharType="end"/>
      </w:r>
      <w:r w:rsidR="004959E9">
        <w:rPr>
          <w:rFonts w:ascii="Times New Roman" w:hAnsi="Times New Roman" w:cs="Times New Roman"/>
          <w:iCs/>
          <w:sz w:val="24"/>
          <w:szCs w:val="24"/>
          <w:lang w:val="en-GB"/>
        </w:rPr>
        <w:t xml:space="preserve">. </w:t>
      </w:r>
    </w:p>
    <w:p w14:paraId="76154AD4" w14:textId="77777777" w:rsidR="002C56C2" w:rsidRPr="00235BC3" w:rsidRDefault="002C56C2" w:rsidP="00235BC3">
      <w:pPr>
        <w:spacing w:line="480" w:lineRule="auto"/>
        <w:rPr>
          <w:rFonts w:ascii="Times New Roman" w:hAnsi="Times New Roman" w:cs="Times New Roman"/>
          <w:iCs/>
          <w:sz w:val="24"/>
          <w:szCs w:val="24"/>
          <w:lang w:val="en-GB"/>
        </w:rPr>
      </w:pPr>
    </w:p>
    <w:p w14:paraId="652AD199" w14:textId="006CEEF2" w:rsidR="00B26D0F" w:rsidRPr="00235BC3" w:rsidRDefault="00AE748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a</w:t>
      </w:r>
      <w:r w:rsidR="00382D8B" w:rsidRPr="00235BC3">
        <w:rPr>
          <w:rFonts w:ascii="Times New Roman" w:hAnsi="Times New Roman" w:cs="Times New Roman"/>
          <w:i/>
          <w:sz w:val="24"/>
          <w:szCs w:val="24"/>
          <w:lang w:val="en-GB"/>
        </w:rPr>
        <w:t>live animals</w:t>
      </w:r>
      <w:r w:rsidR="00B26D0F" w:rsidRPr="00235BC3">
        <w:rPr>
          <w:rFonts w:ascii="Times New Roman" w:hAnsi="Times New Roman" w:cs="Times New Roman"/>
          <w:i/>
          <w:sz w:val="24"/>
          <w:szCs w:val="24"/>
          <w:lang w:val="en-GB"/>
        </w:rPr>
        <w:t xml:space="preserve"> distribution</w:t>
      </w:r>
      <w:r w:rsidRPr="00235BC3">
        <w:rPr>
          <w:rFonts w:ascii="Times New Roman" w:hAnsi="Times New Roman" w:cs="Times New Roman"/>
          <w:i/>
          <w:sz w:val="24"/>
          <w:szCs w:val="24"/>
          <w:lang w:val="en-GB"/>
        </w:rPr>
        <w:t xml:space="preserve"> data</w:t>
      </w:r>
    </w:p>
    <w:p w14:paraId="516443D3" w14:textId="77777777" w:rsidR="00B26D0F" w:rsidRPr="00235BC3" w:rsidRDefault="00B26D0F" w:rsidP="00235BC3">
      <w:pPr>
        <w:spacing w:line="480" w:lineRule="auto"/>
        <w:rPr>
          <w:rFonts w:ascii="Times New Roman" w:hAnsi="Times New Roman" w:cs="Times New Roman"/>
          <w:iCs/>
          <w:sz w:val="24"/>
          <w:szCs w:val="24"/>
          <w:lang w:val="en-GB"/>
        </w:rPr>
      </w:pPr>
    </w:p>
    <w:p w14:paraId="6DC032FD" w14:textId="7946FCF5" w:rsidR="0065680D" w:rsidRPr="00235BC3" w:rsidRDefault="0065680D"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only </w:t>
      </w:r>
      <w:r w:rsidR="00EC236E">
        <w:rPr>
          <w:rFonts w:ascii="Times New Roman" w:hAnsi="Times New Roman" w:cs="Times New Roman"/>
          <w:sz w:val="24"/>
          <w:szCs w:val="24"/>
          <w:lang w:val="en-GB"/>
        </w:rPr>
        <w:t xml:space="preserve">database </w:t>
      </w:r>
      <w:r w:rsidRPr="00235BC3">
        <w:rPr>
          <w:rFonts w:ascii="Times New Roman" w:hAnsi="Times New Roman" w:cs="Times New Roman"/>
          <w:sz w:val="24"/>
          <w:szCs w:val="24"/>
          <w:lang w:val="en-GB"/>
        </w:rPr>
        <w:t xml:space="preserve">on mammal distributions </w:t>
      </w:r>
      <w:r w:rsidR="00D568DE">
        <w:rPr>
          <w:rFonts w:ascii="Times New Roman" w:hAnsi="Times New Roman" w:cs="Times New Roman"/>
          <w:sz w:val="24"/>
          <w:szCs w:val="24"/>
          <w:lang w:val="en-GB"/>
        </w:rPr>
        <w:t xml:space="preserve">available </w:t>
      </w:r>
      <w:r w:rsidRPr="00235BC3">
        <w:rPr>
          <w:rFonts w:ascii="Times New Roman" w:hAnsi="Times New Roman" w:cs="Times New Roman"/>
          <w:sz w:val="24"/>
          <w:szCs w:val="24"/>
          <w:lang w:val="en-GB"/>
        </w:rPr>
        <w:t xml:space="preserve">in </w:t>
      </w:r>
      <w:r w:rsidR="00641B5F">
        <w:rPr>
          <w:rFonts w:ascii="Times New Roman" w:hAnsi="Times New Roman" w:cs="Times New Roman"/>
          <w:sz w:val="24"/>
          <w:szCs w:val="24"/>
          <w:lang w:val="en-GB"/>
        </w:rPr>
        <w:t>Brittany</w:t>
      </w:r>
      <w:r w:rsidRPr="00235BC3">
        <w:rPr>
          <w:rFonts w:ascii="Times New Roman" w:hAnsi="Times New Roman" w:cs="Times New Roman"/>
          <w:sz w:val="24"/>
          <w:szCs w:val="24"/>
          <w:lang w:val="en-GB"/>
        </w:rPr>
        <w:t xml:space="preserve"> is dominated by opportunistic records </w:t>
      </w:r>
      <w:r w:rsidR="00573D50">
        <w:rPr>
          <w:rFonts w:ascii="Times New Roman" w:hAnsi="Times New Roman" w:cs="Times New Roman"/>
          <w:sz w:val="24"/>
          <w:szCs w:val="24"/>
          <w:lang w:val="en-GB"/>
        </w:rPr>
        <w:t>(</w:t>
      </w:r>
      <w:r w:rsidR="00573D50" w:rsidRPr="00573D50">
        <w:rPr>
          <w:rFonts w:ascii="Times New Roman" w:hAnsi="Times New Roman" w:cs="Times New Roman"/>
          <w:sz w:val="24"/>
          <w:szCs w:val="24"/>
          <w:lang w:val="en-GB"/>
        </w:rPr>
        <w:t>https://atlas.gmb.bzh/</w:t>
      </w:r>
      <w:r w:rsidR="00573D50">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and existing protocoled counts </w:t>
      </w:r>
      <w:r w:rsidR="0035615E" w:rsidRPr="00235BC3">
        <w:rPr>
          <w:rFonts w:ascii="Times New Roman" w:hAnsi="Times New Roman" w:cs="Times New Roman"/>
          <w:sz w:val="24"/>
          <w:szCs w:val="24"/>
          <w:lang w:val="en-GB"/>
        </w:rPr>
        <w:t>were</w:t>
      </w:r>
      <w:r w:rsidRPr="00235BC3">
        <w:rPr>
          <w:rFonts w:ascii="Times New Roman" w:hAnsi="Times New Roman" w:cs="Times New Roman"/>
          <w:sz w:val="24"/>
          <w:szCs w:val="24"/>
          <w:lang w:val="en-GB"/>
        </w:rPr>
        <w:t xml:space="preserve"> too sparse </w:t>
      </w:r>
      <w:r w:rsidRPr="00235BC3">
        <w:rPr>
          <w:rFonts w:ascii="Times New Roman" w:hAnsi="Times New Roman" w:cs="Times New Roman"/>
          <w:sz w:val="24"/>
          <w:szCs w:val="24"/>
          <w:lang w:val="en-GB"/>
        </w:rPr>
        <w:lastRenderedPageBreak/>
        <w:t xml:space="preserve">to be useful for spatial analysis even for the best monitored species like wild boar and roe deer. Hence, we chose to exploit </w:t>
      </w:r>
      <w:r w:rsidR="000E1CD3">
        <w:rPr>
          <w:rFonts w:ascii="Times New Roman" w:hAnsi="Times New Roman" w:cs="Times New Roman"/>
          <w:sz w:val="24"/>
          <w:szCs w:val="24"/>
          <w:lang w:val="en-GB"/>
        </w:rPr>
        <w:t xml:space="preserve">these </w:t>
      </w:r>
      <w:r w:rsidRPr="00235BC3">
        <w:rPr>
          <w:rFonts w:ascii="Times New Roman" w:hAnsi="Times New Roman" w:cs="Times New Roman"/>
          <w:sz w:val="24"/>
          <w:szCs w:val="24"/>
          <w:lang w:val="en-GB"/>
        </w:rPr>
        <w:t>opportunistic data</w:t>
      </w:r>
      <w:r w:rsidR="000E1CD3">
        <w:rPr>
          <w:rFonts w:ascii="Times New Roman" w:hAnsi="Times New Roman" w:cs="Times New Roman"/>
          <w:sz w:val="24"/>
          <w:szCs w:val="24"/>
          <w:lang w:val="en-GB"/>
        </w:rPr>
        <w:t xml:space="preserve">, assuming that </w:t>
      </w:r>
      <w:r w:rsidRPr="00235BC3">
        <w:rPr>
          <w:rFonts w:ascii="Times New Roman" w:hAnsi="Times New Roman" w:cs="Times New Roman"/>
          <w:sz w:val="24"/>
          <w:szCs w:val="24"/>
          <w:lang w:val="en-GB"/>
        </w:rPr>
        <w:t xml:space="preserve">their coverage and quantity </w:t>
      </w:r>
      <w:r w:rsidR="00F14EE2">
        <w:rPr>
          <w:rFonts w:ascii="Times New Roman" w:hAnsi="Times New Roman" w:cs="Times New Roman"/>
          <w:sz w:val="24"/>
          <w:szCs w:val="24"/>
          <w:lang w:val="en-GB"/>
        </w:rPr>
        <w:t xml:space="preserve">for the seven </w:t>
      </w:r>
      <w:r w:rsidRPr="00235BC3">
        <w:rPr>
          <w:rFonts w:ascii="Times New Roman" w:hAnsi="Times New Roman" w:cs="Times New Roman"/>
          <w:sz w:val="24"/>
          <w:szCs w:val="24"/>
          <w:lang w:val="en-GB"/>
        </w:rPr>
        <w:t>species considered in our study balance</w:t>
      </w:r>
      <w:r w:rsidR="00797B61">
        <w:rPr>
          <w:rFonts w:ascii="Times New Roman" w:hAnsi="Times New Roman" w:cs="Times New Roman"/>
          <w:sz w:val="24"/>
          <w:szCs w:val="24"/>
          <w:lang w:val="en-GB"/>
        </w:rPr>
        <w:t>d</w:t>
      </w:r>
      <w:r w:rsidRPr="00235BC3">
        <w:rPr>
          <w:rFonts w:ascii="Times New Roman" w:hAnsi="Times New Roman" w:cs="Times New Roman"/>
          <w:sz w:val="24"/>
          <w:szCs w:val="24"/>
          <w:lang w:val="en-GB"/>
        </w:rPr>
        <w:t xml:space="preserve"> the lack of standardization</w:t>
      </w:r>
      <w:r w:rsidR="000577F1">
        <w:rPr>
          <w:rFonts w:ascii="Times New Roman" w:hAnsi="Times New Roman" w:cs="Times New Roman"/>
          <w:sz w:val="24"/>
          <w:szCs w:val="24"/>
          <w:lang w:val="en-GB"/>
        </w:rPr>
        <w:t>, although this can hardly be demonstrated</w:t>
      </w:r>
      <w:r w:rsidR="00C57666">
        <w:rPr>
          <w:rFonts w:ascii="Times New Roman" w:hAnsi="Times New Roman" w:cs="Times New Roman"/>
          <w:sz w:val="24"/>
          <w:szCs w:val="24"/>
          <w:lang w:val="en-GB"/>
        </w:rPr>
        <w:t xml:space="preserve">. </w:t>
      </w:r>
      <w:r w:rsidR="00B44D1D">
        <w:rPr>
          <w:rFonts w:ascii="Times New Roman" w:hAnsi="Times New Roman" w:cs="Times New Roman"/>
          <w:sz w:val="24"/>
          <w:szCs w:val="24"/>
          <w:lang w:val="en-GB"/>
        </w:rPr>
        <w:t xml:space="preserve">Search bias is however probably limited by the fact that we only considered common, non-flagship species that are not specifically sought after by naturalists. </w:t>
      </w:r>
      <w:r w:rsidR="00834DDE">
        <w:rPr>
          <w:rFonts w:ascii="Times New Roman" w:hAnsi="Times New Roman" w:cs="Times New Roman"/>
          <w:sz w:val="24"/>
          <w:szCs w:val="24"/>
          <w:lang w:val="en-GB"/>
        </w:rPr>
        <w:t xml:space="preserve">As a </w:t>
      </w:r>
      <w:r w:rsidR="0005503B">
        <w:rPr>
          <w:rFonts w:ascii="Times New Roman" w:hAnsi="Times New Roman" w:cs="Times New Roman"/>
          <w:sz w:val="24"/>
          <w:szCs w:val="24"/>
          <w:lang w:val="en-GB"/>
        </w:rPr>
        <w:t>preliminary</w:t>
      </w:r>
      <w:r w:rsidR="00834DDE">
        <w:rPr>
          <w:rFonts w:ascii="Times New Roman" w:hAnsi="Times New Roman" w:cs="Times New Roman"/>
          <w:sz w:val="24"/>
          <w:szCs w:val="24"/>
          <w:lang w:val="en-GB"/>
        </w:rPr>
        <w:t xml:space="preserve"> verification</w:t>
      </w:r>
      <w:r w:rsidR="00C57666">
        <w:rPr>
          <w:rFonts w:ascii="Times New Roman" w:hAnsi="Times New Roman" w:cs="Times New Roman"/>
          <w:sz w:val="24"/>
          <w:szCs w:val="24"/>
          <w:lang w:val="en-GB"/>
        </w:rPr>
        <w:t>, we subjected raw data maps and model-based predictions to regional experts</w:t>
      </w:r>
      <w:r w:rsidR="00CC3002">
        <w:rPr>
          <w:rFonts w:ascii="Times New Roman" w:hAnsi="Times New Roman" w:cs="Times New Roman"/>
          <w:sz w:val="24"/>
          <w:szCs w:val="24"/>
          <w:lang w:val="en-GB"/>
        </w:rPr>
        <w:t xml:space="preserve">, but we did not attempt for a more formal </w:t>
      </w:r>
      <w:r w:rsidR="003F75D9">
        <w:rPr>
          <w:rFonts w:ascii="Times New Roman" w:hAnsi="Times New Roman" w:cs="Times New Roman"/>
          <w:sz w:val="24"/>
          <w:szCs w:val="24"/>
          <w:lang w:val="en-GB"/>
        </w:rPr>
        <w:t xml:space="preserve">modelling of detectability patterns, </w:t>
      </w:r>
      <w:r w:rsidR="00CC3002">
        <w:rPr>
          <w:rFonts w:ascii="Times New Roman" w:hAnsi="Times New Roman" w:cs="Times New Roman"/>
          <w:sz w:val="24"/>
          <w:szCs w:val="24"/>
          <w:lang w:val="en-GB"/>
        </w:rPr>
        <w:t>which would have inflated model complexity</w:t>
      </w:r>
      <w:r w:rsidR="0005503B">
        <w:rPr>
          <w:rFonts w:ascii="Times New Roman" w:hAnsi="Times New Roman" w:cs="Times New Roman"/>
          <w:sz w:val="24"/>
          <w:szCs w:val="24"/>
          <w:lang w:val="en-GB"/>
        </w:rPr>
        <w:t xml:space="preserve"> and computation demand</w:t>
      </w:r>
      <w:r w:rsidR="00CC3002">
        <w:rPr>
          <w:rFonts w:ascii="Times New Roman" w:hAnsi="Times New Roman" w:cs="Times New Roman"/>
          <w:sz w:val="24"/>
          <w:szCs w:val="24"/>
          <w:lang w:val="en-GB"/>
        </w:rPr>
        <w:t xml:space="preserve"> without any </w:t>
      </w:r>
      <w:r w:rsidR="00F467EF">
        <w:rPr>
          <w:rFonts w:ascii="Times New Roman" w:hAnsi="Times New Roman" w:cs="Times New Roman"/>
          <w:sz w:val="24"/>
          <w:szCs w:val="24"/>
          <w:lang w:val="en-GB"/>
        </w:rPr>
        <w:t>expectab</w:t>
      </w:r>
      <w:r w:rsidR="00105F74">
        <w:rPr>
          <w:rFonts w:ascii="Times New Roman" w:hAnsi="Times New Roman" w:cs="Times New Roman"/>
          <w:sz w:val="24"/>
          <w:szCs w:val="24"/>
          <w:lang w:val="en-GB"/>
        </w:rPr>
        <w:t xml:space="preserve">le </w:t>
      </w:r>
      <w:r w:rsidR="00CC3002">
        <w:rPr>
          <w:rFonts w:ascii="Times New Roman" w:hAnsi="Times New Roman" w:cs="Times New Roman"/>
          <w:sz w:val="24"/>
          <w:szCs w:val="24"/>
          <w:lang w:val="en-GB"/>
        </w:rPr>
        <w:t xml:space="preserve">improvement in </w:t>
      </w:r>
      <w:r w:rsidR="00B95F22">
        <w:rPr>
          <w:rFonts w:ascii="Times New Roman" w:hAnsi="Times New Roman" w:cs="Times New Roman"/>
          <w:sz w:val="24"/>
          <w:szCs w:val="24"/>
          <w:lang w:val="en-GB"/>
        </w:rPr>
        <w:t xml:space="preserve">outcome quality </w:t>
      </w:r>
      <w:r w:rsidRPr="00235BC3">
        <w:rPr>
          <w:rFonts w:ascii="Times New Roman" w:hAnsi="Times New Roman" w:cs="Times New Roman"/>
          <w:sz w:val="24"/>
          <w:szCs w:val="24"/>
          <w:lang w:val="en-GB"/>
        </w:rPr>
        <w:t>(see also the ‘</w:t>
      </w:r>
      <w:r w:rsidRPr="00235BC3">
        <w:rPr>
          <w:rFonts w:ascii="Times New Roman" w:hAnsi="Times New Roman" w:cs="Times New Roman"/>
          <w:i/>
          <w:sz w:val="24"/>
          <w:szCs w:val="24"/>
          <w:lang w:val="en-GB"/>
        </w:rPr>
        <w:t>Sampling effort data</w:t>
      </w:r>
      <w:r w:rsidRPr="00235BC3">
        <w:rPr>
          <w:rFonts w:ascii="Times New Roman" w:hAnsi="Times New Roman" w:cs="Times New Roman"/>
          <w:sz w:val="24"/>
          <w:szCs w:val="24"/>
          <w:lang w:val="en-GB"/>
        </w:rPr>
        <w:t xml:space="preserve">’ section below). </w:t>
      </w:r>
      <w:r w:rsidR="005F5496">
        <w:rPr>
          <w:rFonts w:ascii="Times New Roman" w:hAnsi="Times New Roman" w:cs="Times New Roman"/>
          <w:sz w:val="24"/>
          <w:szCs w:val="24"/>
          <w:lang w:val="en-GB"/>
        </w:rPr>
        <w:t xml:space="preserve">This means that </w:t>
      </w:r>
      <w:r w:rsidR="00C92879">
        <w:rPr>
          <w:rFonts w:ascii="Times New Roman" w:hAnsi="Times New Roman" w:cs="Times New Roman"/>
          <w:sz w:val="24"/>
          <w:szCs w:val="24"/>
          <w:lang w:val="en-GB"/>
        </w:rPr>
        <w:t xml:space="preserve">in spite of our confidence in experts’ validation of the main trends, </w:t>
      </w:r>
      <w:r w:rsidR="005F5496">
        <w:rPr>
          <w:rFonts w:ascii="Times New Roman" w:hAnsi="Times New Roman" w:cs="Times New Roman"/>
          <w:sz w:val="24"/>
          <w:szCs w:val="24"/>
          <w:lang w:val="en-GB"/>
        </w:rPr>
        <w:t>the uncertainty estimates reported in our results are probably underestimated</w:t>
      </w:r>
      <w:r w:rsidR="0001165A">
        <w:rPr>
          <w:rFonts w:ascii="Times New Roman" w:hAnsi="Times New Roman" w:cs="Times New Roman"/>
          <w:sz w:val="24"/>
          <w:szCs w:val="24"/>
          <w:lang w:val="en-GB"/>
        </w:rPr>
        <w:t xml:space="preserve"> to an </w:t>
      </w:r>
      <w:r w:rsidR="00193EF5">
        <w:rPr>
          <w:rFonts w:ascii="Times New Roman" w:hAnsi="Times New Roman" w:cs="Times New Roman"/>
          <w:sz w:val="24"/>
          <w:szCs w:val="24"/>
          <w:lang w:val="en-GB"/>
        </w:rPr>
        <w:t xml:space="preserve">unquantifiable </w:t>
      </w:r>
      <w:r w:rsidR="0001165A">
        <w:rPr>
          <w:rFonts w:ascii="Times New Roman" w:hAnsi="Times New Roman" w:cs="Times New Roman"/>
          <w:sz w:val="24"/>
          <w:szCs w:val="24"/>
          <w:lang w:val="en-GB"/>
        </w:rPr>
        <w:t>exten</w:t>
      </w:r>
      <w:r w:rsidR="00193EF5">
        <w:rPr>
          <w:rFonts w:ascii="Times New Roman" w:hAnsi="Times New Roman" w:cs="Times New Roman"/>
          <w:sz w:val="24"/>
          <w:szCs w:val="24"/>
          <w:lang w:val="en-GB"/>
        </w:rPr>
        <w:t>t</w:t>
      </w:r>
      <w:r w:rsidR="00C1229B">
        <w:rPr>
          <w:rFonts w:ascii="Times New Roman" w:hAnsi="Times New Roman" w:cs="Times New Roman"/>
          <w:sz w:val="24"/>
          <w:szCs w:val="24"/>
          <w:lang w:val="en-GB"/>
        </w:rPr>
        <w:t>.</w:t>
      </w:r>
      <w:r w:rsidR="0063115A">
        <w:rPr>
          <w:rFonts w:ascii="Times New Roman" w:hAnsi="Times New Roman" w:cs="Times New Roman"/>
          <w:sz w:val="24"/>
          <w:szCs w:val="24"/>
          <w:lang w:val="en-GB"/>
        </w:rPr>
        <w:t xml:space="preserve"> </w:t>
      </w:r>
      <w:r w:rsidR="00432D9F" w:rsidRPr="00235BC3">
        <w:rPr>
          <w:rFonts w:ascii="Times New Roman" w:hAnsi="Times New Roman" w:cs="Times New Roman"/>
          <w:sz w:val="24"/>
          <w:szCs w:val="24"/>
          <w:lang w:val="en-GB"/>
        </w:rPr>
        <w:t xml:space="preserve">An additional </w:t>
      </w:r>
      <w:r w:rsidR="00172F78" w:rsidRPr="00235BC3">
        <w:rPr>
          <w:rFonts w:ascii="Times New Roman" w:hAnsi="Times New Roman" w:cs="Times New Roman"/>
          <w:sz w:val="24"/>
          <w:szCs w:val="24"/>
          <w:lang w:val="en-GB"/>
        </w:rPr>
        <w:t xml:space="preserve">motivation </w:t>
      </w:r>
      <w:r w:rsidR="00432D9F" w:rsidRPr="00235BC3">
        <w:rPr>
          <w:rFonts w:ascii="Times New Roman" w:hAnsi="Times New Roman" w:cs="Times New Roman"/>
          <w:sz w:val="24"/>
          <w:szCs w:val="24"/>
          <w:lang w:val="en-GB"/>
        </w:rPr>
        <w:t xml:space="preserve">for </w:t>
      </w:r>
      <w:r w:rsidR="00E97647">
        <w:rPr>
          <w:rFonts w:ascii="Times New Roman" w:hAnsi="Times New Roman" w:cs="Times New Roman"/>
          <w:sz w:val="24"/>
          <w:szCs w:val="24"/>
          <w:lang w:val="en-GB"/>
        </w:rPr>
        <w:t xml:space="preserve">employing </w:t>
      </w:r>
      <w:r w:rsidR="00432D9F" w:rsidRPr="00235BC3">
        <w:rPr>
          <w:rFonts w:ascii="Times New Roman" w:hAnsi="Times New Roman" w:cs="Times New Roman"/>
          <w:sz w:val="24"/>
          <w:szCs w:val="24"/>
          <w:lang w:val="en-GB"/>
        </w:rPr>
        <w:t xml:space="preserve">opportunistic </w:t>
      </w:r>
      <w:r w:rsidR="009D0FFB">
        <w:rPr>
          <w:rFonts w:ascii="Times New Roman" w:hAnsi="Times New Roman" w:cs="Times New Roman"/>
          <w:sz w:val="24"/>
          <w:szCs w:val="24"/>
          <w:lang w:val="en-GB"/>
        </w:rPr>
        <w:t xml:space="preserve">and patrol </w:t>
      </w:r>
      <w:r w:rsidR="00432D9F" w:rsidRPr="00235BC3">
        <w:rPr>
          <w:rFonts w:ascii="Times New Roman" w:hAnsi="Times New Roman" w:cs="Times New Roman"/>
          <w:sz w:val="24"/>
          <w:szCs w:val="24"/>
          <w:lang w:val="en-GB"/>
        </w:rPr>
        <w:t xml:space="preserve">data </w:t>
      </w:r>
      <w:r w:rsidR="00E97647">
        <w:rPr>
          <w:rFonts w:ascii="Times New Roman" w:hAnsi="Times New Roman" w:cs="Times New Roman"/>
          <w:sz w:val="24"/>
          <w:szCs w:val="24"/>
          <w:lang w:val="en-GB"/>
        </w:rPr>
        <w:t xml:space="preserve">in spite of their limitations </w:t>
      </w:r>
      <w:r w:rsidR="00432D9F" w:rsidRPr="00235BC3">
        <w:rPr>
          <w:rFonts w:ascii="Times New Roman" w:hAnsi="Times New Roman" w:cs="Times New Roman"/>
          <w:sz w:val="24"/>
          <w:szCs w:val="24"/>
          <w:lang w:val="en-GB"/>
        </w:rPr>
        <w:t xml:space="preserve">is the </w:t>
      </w:r>
      <w:r w:rsidR="00E714B6">
        <w:rPr>
          <w:rFonts w:ascii="Times New Roman" w:hAnsi="Times New Roman" w:cs="Times New Roman"/>
          <w:sz w:val="24"/>
          <w:szCs w:val="24"/>
          <w:lang w:val="en-GB"/>
        </w:rPr>
        <w:t xml:space="preserve">increasing </w:t>
      </w:r>
      <w:r w:rsidR="00432D9F" w:rsidRPr="00235BC3">
        <w:rPr>
          <w:rFonts w:ascii="Times New Roman" w:hAnsi="Times New Roman" w:cs="Times New Roman"/>
          <w:sz w:val="24"/>
          <w:szCs w:val="24"/>
          <w:lang w:val="en-GB"/>
        </w:rPr>
        <w:t>interest of policymakers for the potential of these data to assist monitoring and decision, due to their low acquisition cost and high spatial and temporal coverage</w:t>
      </w:r>
      <w:r w:rsidR="00834DDE">
        <w:rPr>
          <w:rFonts w:ascii="Times New Roman" w:hAnsi="Times New Roman" w:cs="Times New Roman"/>
          <w:sz w:val="24"/>
          <w:szCs w:val="24"/>
          <w:lang w:val="en-GB"/>
        </w:rPr>
        <w:t xml:space="preserve"> </w:t>
      </w:r>
      <w:r w:rsidR="00834DDE">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{"citationID":"R9vRCZ0P","properties":{"formattedCitation":"(Dobson et al. 2020)","plainCitation":"(Dobson et al. 2020)","noteIndex":0},"citationItems":[{"id":21330,"uris":["http://zotero.org/users/942300/items/HTBIZNSD"],"itemData":{"id":21330,"type":"article-journal","abstract":"Conservationists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706830">
        <w:rPr>
          <w:rFonts w:ascii="Times New Roman" w:hAnsi="Times New Roman" w:cs="Times New Roman"/>
          <w:sz w:val="24"/>
          <w:lang w:val="en-GB"/>
        </w:rPr>
        <w:t>(Dobson et al. 2020)</w:t>
      </w:r>
      <w:r w:rsidR="00834DDE">
        <w:rPr>
          <w:rFonts w:ascii="Times New Roman" w:hAnsi="Times New Roman" w:cs="Times New Roman"/>
          <w:sz w:val="24"/>
          <w:szCs w:val="24"/>
          <w:lang w:val="en-GB"/>
        </w:rPr>
        <w:fldChar w:fldCharType="end"/>
      </w:r>
      <w:r w:rsidR="00432D9F" w:rsidRPr="00235BC3">
        <w:rPr>
          <w:rFonts w:ascii="Times New Roman" w:hAnsi="Times New Roman" w:cs="Times New Roman"/>
          <w:sz w:val="24"/>
          <w:szCs w:val="24"/>
          <w:lang w:val="en-GB"/>
        </w:rPr>
        <w:t>.</w:t>
      </w:r>
      <w:r w:rsidR="007F1BCA">
        <w:rPr>
          <w:rFonts w:ascii="Times New Roman" w:hAnsi="Times New Roman" w:cs="Times New Roman"/>
          <w:sz w:val="24"/>
          <w:szCs w:val="24"/>
          <w:lang w:val="en-GB"/>
        </w:rPr>
        <w:t xml:space="preserve"> </w:t>
      </w:r>
    </w:p>
    <w:p w14:paraId="4624CF08" w14:textId="77777777" w:rsidR="0065680D" w:rsidRPr="00235BC3" w:rsidRDefault="0065680D" w:rsidP="00235BC3">
      <w:pPr>
        <w:spacing w:line="480" w:lineRule="auto"/>
        <w:rPr>
          <w:rFonts w:ascii="Times New Roman" w:hAnsi="Times New Roman" w:cs="Times New Roman"/>
          <w:sz w:val="24"/>
          <w:szCs w:val="24"/>
          <w:lang w:val="en-GB"/>
        </w:rPr>
      </w:pPr>
    </w:p>
    <w:p w14:paraId="3BAE1038" w14:textId="3C402BCE" w:rsidR="00CB232A" w:rsidRPr="00235BC3" w:rsidRDefault="007853D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retrieved </w:t>
      </w:r>
      <w:r w:rsidR="0097751A" w:rsidRPr="00235BC3">
        <w:rPr>
          <w:rFonts w:ascii="Times New Roman" w:hAnsi="Times New Roman" w:cs="Times New Roman"/>
          <w:sz w:val="24"/>
          <w:szCs w:val="24"/>
          <w:lang w:val="en-GB"/>
        </w:rPr>
        <w:t xml:space="preserve">opportunistic geolocated records </w:t>
      </w:r>
      <w:r w:rsidR="00902456" w:rsidRPr="00235BC3">
        <w:rPr>
          <w:rFonts w:ascii="Times New Roman" w:hAnsi="Times New Roman" w:cs="Times New Roman"/>
          <w:sz w:val="24"/>
          <w:szCs w:val="24"/>
          <w:lang w:val="en-GB"/>
        </w:rPr>
        <w:t xml:space="preserve">for the </w:t>
      </w:r>
      <w:r w:rsidR="00BB0717" w:rsidRPr="00235BC3">
        <w:rPr>
          <w:rFonts w:ascii="Times New Roman" w:hAnsi="Times New Roman" w:cs="Times New Roman"/>
          <w:sz w:val="24"/>
          <w:szCs w:val="24"/>
          <w:lang w:val="en-GB"/>
        </w:rPr>
        <w:t>eight</w:t>
      </w:r>
      <w:r w:rsidR="00902456" w:rsidRPr="00235BC3">
        <w:rPr>
          <w:rFonts w:ascii="Times New Roman" w:hAnsi="Times New Roman" w:cs="Times New Roman"/>
          <w:sz w:val="24"/>
          <w:szCs w:val="24"/>
          <w:lang w:val="en-GB"/>
        </w:rPr>
        <w:t xml:space="preserve"> </w:t>
      </w:r>
      <w:r w:rsidR="00520682" w:rsidRPr="00235BC3">
        <w:rPr>
          <w:rFonts w:ascii="Times New Roman" w:hAnsi="Times New Roman" w:cs="Times New Roman"/>
          <w:sz w:val="24"/>
          <w:szCs w:val="24"/>
          <w:lang w:val="en-GB"/>
        </w:rPr>
        <w:t>species</w:t>
      </w:r>
      <w:r w:rsidR="00152FB3"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from</w:t>
      </w:r>
      <w:r w:rsidR="00AA058D" w:rsidRPr="00235BC3">
        <w:rPr>
          <w:rFonts w:ascii="Times New Roman" w:hAnsi="Times New Roman" w:cs="Times New Roman"/>
          <w:sz w:val="24"/>
          <w:szCs w:val="24"/>
          <w:lang w:val="en-GB"/>
        </w:rPr>
        <w:t xml:space="preserve"> the ‘Faune Bretagne’ and ‘Faune A</w:t>
      </w:r>
      <w:r w:rsidR="00863010" w:rsidRPr="00235BC3">
        <w:rPr>
          <w:rFonts w:ascii="Times New Roman" w:hAnsi="Times New Roman" w:cs="Times New Roman"/>
          <w:sz w:val="24"/>
          <w:szCs w:val="24"/>
          <w:lang w:val="en-GB"/>
        </w:rPr>
        <w:t>njou</w:t>
      </w:r>
      <w:r w:rsidR="00AA058D" w:rsidRPr="00235BC3">
        <w:rPr>
          <w:rFonts w:ascii="Times New Roman" w:hAnsi="Times New Roman" w:cs="Times New Roman"/>
          <w:sz w:val="24"/>
          <w:szCs w:val="24"/>
          <w:lang w:val="en-GB"/>
        </w:rPr>
        <w:t>’ databases</w:t>
      </w:r>
      <w:r w:rsidR="00AB2DA7" w:rsidRPr="00235BC3">
        <w:rPr>
          <w:rFonts w:ascii="Times New Roman" w:hAnsi="Times New Roman" w:cs="Times New Roman"/>
          <w:sz w:val="24"/>
          <w:szCs w:val="24"/>
          <w:lang w:val="en-GB"/>
        </w:rPr>
        <w:t xml:space="preserve"> within the ‘Faune France’ </w:t>
      </w:r>
      <w:r w:rsidR="00706830">
        <w:rPr>
          <w:rFonts w:ascii="Times New Roman" w:hAnsi="Times New Roman" w:cs="Times New Roman"/>
          <w:sz w:val="24"/>
          <w:szCs w:val="24"/>
          <w:lang w:val="en-GB"/>
        </w:rPr>
        <w:t xml:space="preserve">portal </w:t>
      </w:r>
      <w:r w:rsidR="00767309" w:rsidRPr="00235BC3">
        <w:rPr>
          <w:rFonts w:ascii="Times New Roman" w:hAnsi="Times New Roman" w:cs="Times New Roman"/>
          <w:sz w:val="24"/>
          <w:szCs w:val="24"/>
          <w:lang w:val="en-GB"/>
        </w:rPr>
        <w:t>(</w:t>
      </w:r>
      <w:hyperlink r:id="rId13" w:history="1">
        <w:r w:rsidR="00767309" w:rsidRPr="00235BC3">
          <w:rPr>
            <w:rStyle w:val="Lienhypertexte"/>
            <w:rFonts w:ascii="Times New Roman" w:hAnsi="Times New Roman" w:cs="Times New Roman"/>
            <w:sz w:val="24"/>
            <w:szCs w:val="24"/>
            <w:lang w:val="en-GB"/>
          </w:rPr>
          <w:t>https://www.faune-france.org/</w:t>
        </w:r>
      </w:hyperlink>
      <w:r w:rsidR="00767309" w:rsidRPr="00235BC3">
        <w:rPr>
          <w:rFonts w:ascii="Times New Roman" w:hAnsi="Times New Roman" w:cs="Times New Roman"/>
          <w:sz w:val="24"/>
          <w:szCs w:val="24"/>
          <w:lang w:val="en-GB"/>
        </w:rPr>
        <w:t>)</w:t>
      </w:r>
      <w:r w:rsidR="00A00EBB" w:rsidRPr="00235BC3">
        <w:rPr>
          <w:rFonts w:ascii="Times New Roman" w:hAnsi="Times New Roman" w:cs="Times New Roman"/>
          <w:sz w:val="24"/>
          <w:szCs w:val="24"/>
          <w:lang w:val="en-GB"/>
        </w:rPr>
        <w:t xml:space="preserve"> developed under the </w:t>
      </w:r>
      <w:proofErr w:type="spellStart"/>
      <w:r w:rsidR="00A00EBB" w:rsidRPr="00235BC3">
        <w:rPr>
          <w:rFonts w:ascii="Times New Roman" w:hAnsi="Times New Roman" w:cs="Times New Roman"/>
          <w:sz w:val="24"/>
          <w:szCs w:val="24"/>
          <w:lang w:val="en-GB"/>
        </w:rPr>
        <w:t>Biolovision</w:t>
      </w:r>
      <w:proofErr w:type="spellEnd"/>
      <w:r w:rsidR="00A00EBB" w:rsidRPr="00235BC3">
        <w:rPr>
          <w:rFonts w:ascii="Times New Roman" w:hAnsi="Times New Roman" w:cs="Times New Roman"/>
          <w:sz w:val="24"/>
          <w:szCs w:val="24"/>
          <w:lang w:val="en-GB"/>
        </w:rPr>
        <w:t xml:space="preserve"> </w:t>
      </w:r>
      <w:r w:rsidR="00C81213" w:rsidRPr="00235BC3">
        <w:rPr>
          <w:rFonts w:ascii="Times New Roman" w:hAnsi="Times New Roman" w:cs="Times New Roman"/>
          <w:sz w:val="24"/>
          <w:szCs w:val="24"/>
          <w:lang w:val="en-GB"/>
        </w:rPr>
        <w:t>architecture (</w:t>
      </w:r>
      <w:hyperlink r:id="rId14" w:history="1">
        <w:r w:rsidR="00C81213" w:rsidRPr="00235BC3">
          <w:rPr>
            <w:rStyle w:val="Lienhypertexte"/>
            <w:rFonts w:ascii="Times New Roman" w:hAnsi="Times New Roman" w:cs="Times New Roman"/>
            <w:sz w:val="24"/>
            <w:szCs w:val="24"/>
            <w:lang w:val="en-GB"/>
          </w:rPr>
          <w:t>https://data.biolovision.net/</w:t>
        </w:r>
      </w:hyperlink>
      <w:r w:rsidR="00C81213" w:rsidRPr="00235BC3">
        <w:rPr>
          <w:rFonts w:ascii="Times New Roman" w:hAnsi="Times New Roman" w:cs="Times New Roman"/>
          <w:sz w:val="24"/>
          <w:szCs w:val="24"/>
          <w:lang w:val="en-GB"/>
        </w:rPr>
        <w:t>).</w:t>
      </w:r>
      <w:r w:rsidR="00767309"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r w:rsidR="00863010" w:rsidRPr="00235BC3">
        <w:rPr>
          <w:rFonts w:ascii="Times New Roman" w:hAnsi="Times New Roman" w:cs="Times New Roman"/>
          <w:sz w:val="24"/>
          <w:szCs w:val="24"/>
          <w:highlight w:val="yellow"/>
          <w:lang w:val="en-GB"/>
        </w:rPr>
        <w:t>[LPO</w:t>
      </w:r>
      <w:r w:rsidR="00587D38" w:rsidRPr="00235BC3">
        <w:rPr>
          <w:rFonts w:ascii="Times New Roman" w:hAnsi="Times New Roman" w:cs="Times New Roman"/>
          <w:sz w:val="24"/>
          <w:szCs w:val="24"/>
          <w:highlight w:val="yellow"/>
          <w:lang w:val="en-GB"/>
        </w:rPr>
        <w:t> :</w:t>
      </w:r>
      <w:r w:rsidR="00863010" w:rsidRPr="00235BC3">
        <w:rPr>
          <w:rFonts w:ascii="Times New Roman" w:hAnsi="Times New Roman" w:cs="Times New Roman"/>
          <w:sz w:val="24"/>
          <w:szCs w:val="24"/>
          <w:highlight w:val="yellow"/>
          <w:lang w:val="en-GB"/>
        </w:rPr>
        <w:t xml:space="preserve"> </w:t>
      </w:r>
      <w:proofErr w:type="spellStart"/>
      <w:r w:rsidR="00587D38" w:rsidRPr="00235BC3">
        <w:rPr>
          <w:rFonts w:ascii="Times New Roman" w:hAnsi="Times New Roman" w:cs="Times New Roman"/>
          <w:sz w:val="24"/>
          <w:szCs w:val="24"/>
          <w:highlight w:val="yellow"/>
          <w:lang w:val="en-GB"/>
        </w:rPr>
        <w:t>indiquer</w:t>
      </w:r>
      <w:proofErr w:type="spellEnd"/>
      <w:r w:rsidR="00587D38" w:rsidRPr="00235BC3">
        <w:rPr>
          <w:rFonts w:ascii="Times New Roman" w:hAnsi="Times New Roman" w:cs="Times New Roman"/>
          <w:sz w:val="24"/>
          <w:szCs w:val="24"/>
          <w:highlight w:val="yellow"/>
          <w:lang w:val="en-GB"/>
        </w:rPr>
        <w:t xml:space="preserve"> </w:t>
      </w:r>
      <w:proofErr w:type="spellStart"/>
      <w:r w:rsidR="00863010" w:rsidRPr="00235BC3">
        <w:rPr>
          <w:rFonts w:ascii="Times New Roman" w:hAnsi="Times New Roman" w:cs="Times New Roman"/>
          <w:sz w:val="24"/>
          <w:szCs w:val="24"/>
          <w:highlight w:val="yellow"/>
          <w:lang w:val="en-GB"/>
        </w:rPr>
        <w:t>s’il</w:t>
      </w:r>
      <w:proofErr w:type="spellEnd"/>
      <w:r w:rsidR="00863010" w:rsidRPr="00235BC3">
        <w:rPr>
          <w:rFonts w:ascii="Times New Roman" w:hAnsi="Times New Roman" w:cs="Times New Roman"/>
          <w:sz w:val="24"/>
          <w:szCs w:val="24"/>
          <w:highlight w:val="yellow"/>
          <w:lang w:val="en-GB"/>
        </w:rPr>
        <w:t xml:space="preserve"> faut citer des refs </w:t>
      </w:r>
      <w:proofErr w:type="spellStart"/>
      <w:r w:rsidR="00863010" w:rsidRPr="00235BC3">
        <w:rPr>
          <w:rFonts w:ascii="Times New Roman" w:hAnsi="Times New Roman" w:cs="Times New Roman"/>
          <w:sz w:val="24"/>
          <w:szCs w:val="24"/>
          <w:highlight w:val="yellow"/>
          <w:lang w:val="en-GB"/>
        </w:rPr>
        <w:t>spécifiques</w:t>
      </w:r>
      <w:proofErr w:type="spellEnd"/>
      <w:r w:rsidR="00863010" w:rsidRPr="00235BC3">
        <w:rPr>
          <w:rFonts w:ascii="Times New Roman" w:hAnsi="Times New Roman" w:cs="Times New Roman"/>
          <w:sz w:val="24"/>
          <w:szCs w:val="24"/>
          <w:highlight w:val="yellow"/>
          <w:lang w:val="en-GB"/>
        </w:rPr>
        <w:t>]</w:t>
      </w:r>
      <w:r w:rsidR="00AA4ADA" w:rsidRPr="00235BC3">
        <w:rPr>
          <w:rFonts w:ascii="Times New Roman" w:hAnsi="Times New Roman" w:cs="Times New Roman"/>
          <w:sz w:val="24"/>
          <w:szCs w:val="24"/>
          <w:lang w:val="en-GB"/>
        </w:rPr>
        <w:t>.</w:t>
      </w:r>
      <w:r w:rsidR="00863010" w:rsidRPr="00235BC3">
        <w:rPr>
          <w:rFonts w:ascii="Times New Roman" w:hAnsi="Times New Roman" w:cs="Times New Roman"/>
          <w:sz w:val="24"/>
          <w:szCs w:val="24"/>
          <w:lang w:val="en-GB"/>
        </w:rPr>
        <w:t xml:space="preserve"> </w:t>
      </w:r>
      <w:r w:rsidR="00AA4ADA" w:rsidRPr="00235BC3">
        <w:rPr>
          <w:rFonts w:ascii="Times New Roman" w:hAnsi="Times New Roman" w:cs="Times New Roman"/>
          <w:sz w:val="24"/>
          <w:szCs w:val="24"/>
          <w:lang w:val="en-GB"/>
        </w:rPr>
        <w:t>T</w:t>
      </w:r>
      <w:r w:rsidR="00863010" w:rsidRPr="00235BC3">
        <w:rPr>
          <w:rFonts w:ascii="Times New Roman" w:hAnsi="Times New Roman" w:cs="Times New Roman"/>
          <w:sz w:val="24"/>
          <w:szCs w:val="24"/>
          <w:lang w:val="en-GB"/>
        </w:rPr>
        <w:t>his database</w:t>
      </w:r>
      <w:r w:rsidR="00AA4ADA" w:rsidRPr="00235BC3">
        <w:rPr>
          <w:rFonts w:ascii="Times New Roman" w:hAnsi="Times New Roman" w:cs="Times New Roman"/>
          <w:sz w:val="24"/>
          <w:szCs w:val="24"/>
          <w:lang w:val="en-GB"/>
        </w:rPr>
        <w:t xml:space="preserve"> is fed by volunteer naturalists who </w:t>
      </w:r>
      <w:r w:rsidR="001A17B7" w:rsidRPr="00235BC3">
        <w:rPr>
          <w:rFonts w:ascii="Times New Roman" w:hAnsi="Times New Roman" w:cs="Times New Roman"/>
          <w:sz w:val="24"/>
          <w:szCs w:val="24"/>
          <w:lang w:val="en-GB"/>
        </w:rPr>
        <w:t>gather geolocated species occurrence records opportunistically through a smartphone interface.</w:t>
      </w:r>
      <w:r w:rsidR="00420FEF" w:rsidRPr="00235BC3">
        <w:rPr>
          <w:rFonts w:ascii="Times New Roman" w:hAnsi="Times New Roman" w:cs="Times New Roman"/>
          <w:sz w:val="24"/>
          <w:szCs w:val="24"/>
          <w:lang w:val="en-GB"/>
        </w:rPr>
        <w:t xml:space="preserve"> The </w:t>
      </w:r>
      <w:r w:rsidR="0010749C" w:rsidRPr="00235BC3">
        <w:rPr>
          <w:rFonts w:ascii="Times New Roman" w:hAnsi="Times New Roman" w:cs="Times New Roman"/>
          <w:sz w:val="24"/>
          <w:szCs w:val="24"/>
          <w:lang w:val="en-GB"/>
        </w:rPr>
        <w:t xml:space="preserve">data </w:t>
      </w:r>
      <w:r w:rsidR="00420FEF" w:rsidRPr="00235BC3">
        <w:rPr>
          <w:rFonts w:ascii="Times New Roman" w:hAnsi="Times New Roman" w:cs="Times New Roman"/>
          <w:sz w:val="24"/>
          <w:szCs w:val="24"/>
          <w:lang w:val="en-GB"/>
        </w:rPr>
        <w:t xml:space="preserve">are subsequently curated for location accuracy and </w:t>
      </w:r>
      <w:r w:rsidR="00D73206" w:rsidRPr="00235BC3">
        <w:rPr>
          <w:rFonts w:ascii="Times New Roman" w:hAnsi="Times New Roman" w:cs="Times New Roman"/>
          <w:sz w:val="24"/>
          <w:szCs w:val="24"/>
          <w:lang w:val="en-GB"/>
        </w:rPr>
        <w:t>identification</w:t>
      </w:r>
      <w:r w:rsidR="00426C08">
        <w:rPr>
          <w:rFonts w:ascii="Times New Roman" w:hAnsi="Times New Roman" w:cs="Times New Roman"/>
          <w:sz w:val="24"/>
          <w:szCs w:val="24"/>
          <w:lang w:val="en-GB"/>
        </w:rPr>
        <w:t>.</w:t>
      </w:r>
      <w:r w:rsidR="009F6FC5" w:rsidRPr="00235BC3">
        <w:rPr>
          <w:rFonts w:ascii="Times New Roman" w:hAnsi="Times New Roman" w:cs="Times New Roman"/>
          <w:sz w:val="24"/>
          <w:szCs w:val="24"/>
          <w:lang w:val="en-GB"/>
        </w:rPr>
        <w:t xml:space="preserve"> </w:t>
      </w:r>
      <w:r w:rsidR="00426C08">
        <w:rPr>
          <w:rFonts w:ascii="Times New Roman" w:hAnsi="Times New Roman" w:cs="Times New Roman"/>
          <w:sz w:val="24"/>
          <w:szCs w:val="24"/>
          <w:lang w:val="en-GB"/>
        </w:rPr>
        <w:t>W</w:t>
      </w:r>
      <w:r w:rsidR="009F6FC5" w:rsidRPr="00235BC3">
        <w:rPr>
          <w:rFonts w:ascii="Times New Roman" w:hAnsi="Times New Roman" w:cs="Times New Roman"/>
          <w:sz w:val="24"/>
          <w:szCs w:val="24"/>
          <w:lang w:val="en-GB"/>
        </w:rPr>
        <w:t xml:space="preserve">e selected only data </w:t>
      </w:r>
      <w:r w:rsidR="00D73206" w:rsidRPr="00235BC3">
        <w:rPr>
          <w:rFonts w:ascii="Times New Roman" w:hAnsi="Times New Roman" w:cs="Times New Roman"/>
          <w:sz w:val="24"/>
          <w:szCs w:val="24"/>
          <w:lang w:val="en-GB"/>
        </w:rPr>
        <w:t xml:space="preserve">on alive animals </w:t>
      </w:r>
      <w:r w:rsidR="009F6FC5" w:rsidRPr="00235BC3">
        <w:rPr>
          <w:rFonts w:ascii="Times New Roman" w:hAnsi="Times New Roman" w:cs="Times New Roman"/>
          <w:sz w:val="24"/>
          <w:szCs w:val="24"/>
          <w:lang w:val="en-GB"/>
        </w:rPr>
        <w:t>with the highest spatial precision and confidence level</w:t>
      </w:r>
      <w:r w:rsidR="00420FEF" w:rsidRPr="00235BC3">
        <w:rPr>
          <w:rFonts w:ascii="Times New Roman" w:hAnsi="Times New Roman" w:cs="Times New Roman"/>
          <w:sz w:val="24"/>
          <w:szCs w:val="24"/>
          <w:lang w:val="en-GB"/>
        </w:rPr>
        <w:t>.</w:t>
      </w:r>
      <w:r w:rsidR="00CD17CC" w:rsidRPr="00235BC3">
        <w:rPr>
          <w:rFonts w:ascii="Times New Roman" w:hAnsi="Times New Roman" w:cs="Times New Roman"/>
          <w:sz w:val="24"/>
          <w:szCs w:val="24"/>
          <w:lang w:val="en-GB"/>
        </w:rPr>
        <w:t xml:space="preserve"> </w:t>
      </w:r>
      <w:r w:rsidR="000A69ED" w:rsidRPr="00235BC3">
        <w:rPr>
          <w:rFonts w:ascii="Times New Roman" w:hAnsi="Times New Roman" w:cs="Times New Roman"/>
          <w:sz w:val="24"/>
          <w:szCs w:val="24"/>
          <w:lang w:val="en-GB"/>
        </w:rPr>
        <w:t>We restricted the data to the period from 201</w:t>
      </w:r>
      <w:r w:rsidR="00EC54A6">
        <w:rPr>
          <w:rFonts w:ascii="Times New Roman" w:hAnsi="Times New Roman" w:cs="Times New Roman"/>
          <w:sz w:val="24"/>
          <w:szCs w:val="24"/>
          <w:lang w:val="en-GB"/>
        </w:rPr>
        <w:t>5</w:t>
      </w:r>
      <w:r w:rsidR="000A69ED" w:rsidRPr="00235BC3">
        <w:rPr>
          <w:rFonts w:ascii="Times New Roman" w:hAnsi="Times New Roman" w:cs="Times New Roman"/>
          <w:sz w:val="24"/>
          <w:szCs w:val="24"/>
          <w:lang w:val="en-GB"/>
        </w:rPr>
        <w:t xml:space="preserve"> to 202</w:t>
      </w:r>
      <w:r w:rsidR="00EC54A6">
        <w:rPr>
          <w:rFonts w:ascii="Times New Roman" w:hAnsi="Times New Roman" w:cs="Times New Roman"/>
          <w:sz w:val="24"/>
          <w:szCs w:val="24"/>
          <w:lang w:val="en-GB"/>
        </w:rPr>
        <w:t>0</w:t>
      </w:r>
      <w:r w:rsidR="000A69ED" w:rsidRPr="00235BC3">
        <w:rPr>
          <w:rFonts w:ascii="Times New Roman" w:hAnsi="Times New Roman" w:cs="Times New Roman"/>
          <w:sz w:val="24"/>
          <w:szCs w:val="24"/>
          <w:lang w:val="en-GB"/>
        </w:rPr>
        <w:t xml:space="preserve">, </w:t>
      </w:r>
      <w:r w:rsidR="00231480" w:rsidRPr="00235BC3">
        <w:rPr>
          <w:rFonts w:ascii="Times New Roman" w:hAnsi="Times New Roman" w:cs="Times New Roman"/>
          <w:sz w:val="24"/>
          <w:szCs w:val="24"/>
          <w:lang w:val="en-GB"/>
        </w:rPr>
        <w:t xml:space="preserve">for which roadkill data </w:t>
      </w:r>
      <w:r w:rsidR="00CB232A" w:rsidRPr="00235BC3">
        <w:rPr>
          <w:rFonts w:ascii="Times New Roman" w:hAnsi="Times New Roman" w:cs="Times New Roman"/>
          <w:sz w:val="24"/>
          <w:szCs w:val="24"/>
          <w:lang w:val="en-GB"/>
        </w:rPr>
        <w:t xml:space="preserve">were retrieved with a reasonably homogeneous spatial and temporal effort throughout the </w:t>
      </w:r>
      <w:r w:rsidR="00CB232A" w:rsidRPr="00235BC3">
        <w:rPr>
          <w:rFonts w:ascii="Times New Roman" w:hAnsi="Times New Roman" w:cs="Times New Roman"/>
          <w:sz w:val="24"/>
          <w:szCs w:val="24"/>
          <w:lang w:val="en-GB"/>
        </w:rPr>
        <w:lastRenderedPageBreak/>
        <w:t xml:space="preserve">region </w:t>
      </w:r>
      <w:r w:rsidR="00231480" w:rsidRPr="00235BC3">
        <w:rPr>
          <w:rFonts w:ascii="Times New Roman" w:hAnsi="Times New Roman" w:cs="Times New Roman"/>
          <w:sz w:val="24"/>
          <w:szCs w:val="24"/>
          <w:lang w:val="en-GB"/>
        </w:rPr>
        <w:t xml:space="preserve">(see the </w:t>
      </w:r>
      <w:r w:rsidR="00231480" w:rsidRPr="00235BC3">
        <w:rPr>
          <w:rFonts w:ascii="Times New Roman" w:hAnsi="Times New Roman" w:cs="Times New Roman"/>
          <w:i/>
          <w:sz w:val="24"/>
          <w:szCs w:val="24"/>
          <w:lang w:val="en-GB"/>
        </w:rPr>
        <w:t>Roadkill data</w:t>
      </w:r>
      <w:r w:rsidR="00231480" w:rsidRPr="00235BC3">
        <w:rPr>
          <w:rFonts w:ascii="Times New Roman" w:hAnsi="Times New Roman" w:cs="Times New Roman"/>
          <w:sz w:val="24"/>
          <w:szCs w:val="24"/>
          <w:lang w:val="en-GB"/>
        </w:rPr>
        <w:t xml:space="preserve"> section below)</w:t>
      </w:r>
      <w:r w:rsidR="00CB232A" w:rsidRPr="00235BC3">
        <w:rPr>
          <w:rFonts w:ascii="Times New Roman" w:hAnsi="Times New Roman" w:cs="Times New Roman"/>
          <w:sz w:val="24"/>
          <w:szCs w:val="24"/>
          <w:lang w:val="en-GB"/>
        </w:rPr>
        <w:t>.</w:t>
      </w:r>
      <w:r w:rsidR="00734E36" w:rsidRPr="00235BC3">
        <w:rPr>
          <w:rFonts w:ascii="Times New Roman" w:hAnsi="Times New Roman" w:cs="Times New Roman"/>
          <w:sz w:val="24"/>
          <w:szCs w:val="24"/>
          <w:lang w:val="en-GB"/>
        </w:rPr>
        <w:t xml:space="preserve"> </w:t>
      </w:r>
      <w:r w:rsidR="00CB232A" w:rsidRPr="00235BC3">
        <w:rPr>
          <w:rFonts w:ascii="Times New Roman" w:hAnsi="Times New Roman" w:cs="Times New Roman"/>
          <w:sz w:val="24"/>
          <w:szCs w:val="24"/>
          <w:lang w:val="en-GB"/>
        </w:rPr>
        <w:t xml:space="preserve">We pooled </w:t>
      </w:r>
      <w:r w:rsidR="00755330">
        <w:rPr>
          <w:rFonts w:ascii="Times New Roman" w:hAnsi="Times New Roman" w:cs="Times New Roman"/>
          <w:sz w:val="24"/>
          <w:szCs w:val="24"/>
          <w:lang w:val="en-GB"/>
        </w:rPr>
        <w:t xml:space="preserve">records from </w:t>
      </w:r>
      <w:r w:rsidR="00103411" w:rsidRPr="00235BC3">
        <w:rPr>
          <w:rFonts w:ascii="Times New Roman" w:hAnsi="Times New Roman" w:cs="Times New Roman"/>
          <w:sz w:val="24"/>
          <w:szCs w:val="24"/>
          <w:lang w:val="en-GB"/>
        </w:rPr>
        <w:t xml:space="preserve">all years and seasons to obtain a global picture of </w:t>
      </w:r>
      <w:r w:rsidR="00CB232A" w:rsidRPr="00235BC3">
        <w:rPr>
          <w:rFonts w:ascii="Times New Roman" w:hAnsi="Times New Roman" w:cs="Times New Roman"/>
          <w:sz w:val="24"/>
          <w:szCs w:val="24"/>
          <w:lang w:val="en-GB"/>
        </w:rPr>
        <w:t xml:space="preserve">species’ regional </w:t>
      </w:r>
      <w:r w:rsidR="00103411" w:rsidRPr="00235BC3">
        <w:rPr>
          <w:rFonts w:ascii="Times New Roman" w:hAnsi="Times New Roman" w:cs="Times New Roman"/>
          <w:sz w:val="24"/>
          <w:szCs w:val="24"/>
          <w:lang w:val="en-GB"/>
        </w:rPr>
        <w:t>distribution</w:t>
      </w:r>
      <w:r w:rsidR="00CB232A" w:rsidRPr="00235BC3">
        <w:rPr>
          <w:rFonts w:ascii="Times New Roman" w:hAnsi="Times New Roman" w:cs="Times New Roman"/>
          <w:sz w:val="24"/>
          <w:szCs w:val="24"/>
          <w:lang w:val="en-GB"/>
        </w:rPr>
        <w:t>s</w:t>
      </w:r>
      <w:r w:rsidR="003B0924">
        <w:rPr>
          <w:rFonts w:ascii="Times New Roman" w:hAnsi="Times New Roman" w:cs="Times New Roman"/>
          <w:sz w:val="24"/>
          <w:szCs w:val="24"/>
          <w:lang w:val="en-GB"/>
        </w:rPr>
        <w:t xml:space="preserve"> (see Introduction).</w:t>
      </w:r>
      <w:r w:rsidR="009526E9">
        <w:rPr>
          <w:rFonts w:ascii="Times New Roman" w:hAnsi="Times New Roman" w:cs="Times New Roman"/>
          <w:sz w:val="24"/>
          <w:szCs w:val="24"/>
          <w:lang w:val="en-GB"/>
        </w:rPr>
        <w:t xml:space="preserve"> Raw exposure data can be found in Appendix SM1</w:t>
      </w:r>
      <w:r w:rsidR="00FE08CD">
        <w:rPr>
          <w:rFonts w:ascii="Times New Roman" w:hAnsi="Times New Roman" w:cs="Times New Roman"/>
          <w:sz w:val="24"/>
          <w:szCs w:val="24"/>
          <w:lang w:val="en-GB"/>
        </w:rPr>
        <w:t xml:space="preserve"> - </w:t>
      </w:r>
      <w:r w:rsidR="00DF0B36">
        <w:rPr>
          <w:rFonts w:ascii="Times New Roman" w:hAnsi="Times New Roman" w:cs="Times New Roman"/>
          <w:sz w:val="24"/>
          <w:szCs w:val="24"/>
          <w:lang w:val="en-GB"/>
        </w:rPr>
        <w:t>1</w:t>
      </w:r>
      <w:r w:rsidR="009526E9">
        <w:rPr>
          <w:rFonts w:ascii="Times New Roman" w:hAnsi="Times New Roman" w:cs="Times New Roman"/>
          <w:sz w:val="24"/>
          <w:szCs w:val="24"/>
          <w:lang w:val="en-GB"/>
        </w:rPr>
        <w:t>.</w:t>
      </w:r>
    </w:p>
    <w:p w14:paraId="6126D455" w14:textId="77777777" w:rsidR="00C70ECE" w:rsidRPr="00235BC3" w:rsidRDefault="00C70ECE" w:rsidP="00235BC3">
      <w:pPr>
        <w:spacing w:line="480" w:lineRule="auto"/>
        <w:rPr>
          <w:rFonts w:ascii="Times New Roman" w:hAnsi="Times New Roman" w:cs="Times New Roman"/>
          <w:sz w:val="24"/>
          <w:szCs w:val="24"/>
          <w:lang w:val="en-GB"/>
        </w:rPr>
      </w:pPr>
    </w:p>
    <w:p w14:paraId="22F48570" w14:textId="767C2FFA" w:rsidR="008F771E" w:rsidRPr="00235BC3" w:rsidRDefault="00F666B3"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q</w:t>
      </w:r>
      <w:r w:rsidR="008F771E" w:rsidRPr="00235BC3">
        <w:rPr>
          <w:rFonts w:ascii="Times New Roman" w:hAnsi="Times New Roman" w:cs="Times New Roman"/>
          <w:i/>
          <w:sz w:val="24"/>
          <w:szCs w:val="24"/>
          <w:lang w:val="en-GB"/>
        </w:rPr>
        <w:t>uantification of sampling effort</w:t>
      </w:r>
    </w:p>
    <w:p w14:paraId="19AFD928" w14:textId="77777777" w:rsidR="008F771E" w:rsidRPr="00235BC3" w:rsidRDefault="008F771E" w:rsidP="00235BC3">
      <w:pPr>
        <w:spacing w:line="480" w:lineRule="auto"/>
        <w:rPr>
          <w:rFonts w:ascii="Times New Roman" w:hAnsi="Times New Roman" w:cs="Times New Roman"/>
          <w:i/>
          <w:sz w:val="24"/>
          <w:szCs w:val="24"/>
          <w:lang w:val="en-GB"/>
        </w:rPr>
      </w:pPr>
    </w:p>
    <w:p w14:paraId="0A2A813E" w14:textId="1BEA9736" w:rsidR="008F771E" w:rsidRPr="00235BC3" w:rsidRDefault="005A132F"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w:t>
      </w:r>
      <w:r w:rsidR="008F771E" w:rsidRPr="00235BC3">
        <w:rPr>
          <w:rFonts w:ascii="Times New Roman" w:hAnsi="Times New Roman" w:cs="Times New Roman"/>
          <w:sz w:val="24"/>
          <w:szCs w:val="24"/>
          <w:lang w:val="en-GB"/>
        </w:rPr>
        <w:t xml:space="preserve"> </w:t>
      </w:r>
      <w:r>
        <w:rPr>
          <w:rFonts w:ascii="Times New Roman" w:hAnsi="Times New Roman" w:cs="Times New Roman"/>
          <w:sz w:val="24"/>
          <w:szCs w:val="24"/>
          <w:lang w:val="en-GB"/>
        </w:rPr>
        <w:t>quantified</w:t>
      </w:r>
      <w:r w:rsidR="008F771E" w:rsidRPr="00235BC3">
        <w:rPr>
          <w:rFonts w:ascii="Times New Roman" w:hAnsi="Times New Roman" w:cs="Times New Roman"/>
          <w:sz w:val="24"/>
          <w:szCs w:val="24"/>
          <w:lang w:val="en-GB"/>
        </w:rPr>
        <w:t xml:space="preserve"> sampling </w:t>
      </w:r>
      <w:r w:rsidR="00E22C97" w:rsidRPr="00235BC3">
        <w:rPr>
          <w:rFonts w:ascii="Times New Roman" w:hAnsi="Times New Roman" w:cs="Times New Roman"/>
          <w:sz w:val="24"/>
          <w:szCs w:val="24"/>
          <w:lang w:val="en-GB"/>
        </w:rPr>
        <w:t>heterogeneities</w:t>
      </w:r>
      <w:r w:rsidR="008F771E" w:rsidRPr="00235BC3">
        <w:rPr>
          <w:rFonts w:ascii="Times New Roman" w:hAnsi="Times New Roman" w:cs="Times New Roman"/>
          <w:sz w:val="24"/>
          <w:szCs w:val="24"/>
          <w:lang w:val="en-GB"/>
        </w:rPr>
        <w:t xml:space="preserve"> only </w:t>
      </w:r>
      <w:r>
        <w:rPr>
          <w:rFonts w:ascii="Times New Roman" w:hAnsi="Times New Roman" w:cs="Times New Roman"/>
          <w:sz w:val="24"/>
          <w:szCs w:val="24"/>
          <w:lang w:val="en-GB"/>
        </w:rPr>
        <w:t xml:space="preserve">for </w:t>
      </w:r>
      <w:r w:rsidR="008F771E" w:rsidRPr="00235BC3">
        <w:rPr>
          <w:rFonts w:ascii="Times New Roman" w:hAnsi="Times New Roman" w:cs="Times New Roman"/>
          <w:sz w:val="24"/>
          <w:szCs w:val="24"/>
          <w:lang w:val="en-GB"/>
        </w:rPr>
        <w:t>the exposure layer (</w:t>
      </w:r>
      <w:r w:rsidR="008F771E" w:rsidRPr="000E1CE5">
        <w:rPr>
          <w:rFonts w:ascii="Times New Roman" w:hAnsi="Times New Roman" w:cs="Times New Roman"/>
          <w:i/>
          <w:iCs/>
          <w:sz w:val="24"/>
          <w:szCs w:val="24"/>
          <w:lang w:val="en-GB"/>
        </w:rPr>
        <w:t>i.e.</w:t>
      </w:r>
      <w:r w:rsidR="008F771E" w:rsidRPr="00235BC3">
        <w:rPr>
          <w:rFonts w:ascii="Times New Roman" w:hAnsi="Times New Roman" w:cs="Times New Roman"/>
          <w:sz w:val="24"/>
          <w:szCs w:val="24"/>
          <w:lang w:val="en-GB"/>
        </w:rPr>
        <w:t xml:space="preserve">, </w:t>
      </w:r>
      <w:r w:rsidR="00BE665A" w:rsidRPr="00235BC3">
        <w:rPr>
          <w:rFonts w:ascii="Times New Roman" w:hAnsi="Times New Roman" w:cs="Times New Roman"/>
          <w:sz w:val="24"/>
          <w:szCs w:val="24"/>
          <w:lang w:val="en-GB"/>
        </w:rPr>
        <w:t>a</w:t>
      </w:r>
      <w:r w:rsidR="008F771E" w:rsidRPr="00235BC3">
        <w:rPr>
          <w:rFonts w:ascii="Times New Roman" w:hAnsi="Times New Roman" w:cs="Times New Roman"/>
          <w:sz w:val="24"/>
          <w:szCs w:val="24"/>
          <w:lang w:val="en-GB"/>
        </w:rPr>
        <w:t xml:space="preserve">live animal records) since effort was considered sufficiently homogeneous across roadkill data to be ignored in an analysis for which the target is to predict relative </w:t>
      </w:r>
      <w:r w:rsidR="00472312">
        <w:rPr>
          <w:rFonts w:ascii="Times New Roman" w:hAnsi="Times New Roman" w:cs="Times New Roman"/>
          <w:sz w:val="24"/>
          <w:szCs w:val="24"/>
          <w:lang w:val="en-GB"/>
        </w:rPr>
        <w:t xml:space="preserve">spatial patterns </w:t>
      </w:r>
      <w:r w:rsidR="008F771E" w:rsidRPr="00235BC3">
        <w:rPr>
          <w:rFonts w:ascii="Times New Roman" w:hAnsi="Times New Roman" w:cs="Times New Roman"/>
          <w:sz w:val="24"/>
          <w:szCs w:val="24"/>
          <w:lang w:val="en-GB"/>
        </w:rPr>
        <w:t xml:space="preserve">rather than the absolute roadkill risk. Since we had no protocoled data to rely on for a proper calibration of sampling effort in our opportunistic spatial point pattern, we </w:t>
      </w:r>
      <w:r w:rsidR="00AE0250">
        <w:rPr>
          <w:rFonts w:ascii="Times New Roman" w:hAnsi="Times New Roman" w:cs="Times New Roman"/>
          <w:sz w:val="24"/>
          <w:szCs w:val="24"/>
          <w:lang w:val="en-GB"/>
        </w:rPr>
        <w:t>used</w:t>
      </w:r>
      <w:r w:rsidR="008F771E" w:rsidRPr="00235BC3">
        <w:rPr>
          <w:rFonts w:ascii="Times New Roman" w:hAnsi="Times New Roman" w:cs="Times New Roman"/>
          <w:sz w:val="24"/>
          <w:szCs w:val="24"/>
          <w:lang w:val="en-GB"/>
        </w:rPr>
        <w:t xml:space="preserve"> a set of four proxies of sampling effort identified through a consultation with the database curators based on an initial proposal derived from a previous study using comparable data  </w:t>
      </w:r>
      <w:r w:rsidR="008F771E"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{"citationID":"2Sxuutxb","properties":{"formattedCitation":"(De Solan et al. 2019)","plainCitation":"(De Solan et al. 2019)","noteIndex":0},"citationItems":[{"id":20539,"uris":["http://zotero.org/users/942300/items/5JWMG79C"],"itemData":{"id":20539,"type":"article-journal","abstract":"Although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8F771E" w:rsidRPr="00235BC3">
        <w:rPr>
          <w:rFonts w:ascii="Times New Roman" w:hAnsi="Times New Roman" w:cs="Times New Roman"/>
          <w:sz w:val="24"/>
          <w:szCs w:val="24"/>
          <w:lang w:val="en-GB"/>
        </w:rPr>
        <w:fldChar w:fldCharType="separate"/>
      </w:r>
      <w:r w:rsidR="008F771E" w:rsidRPr="00235BC3">
        <w:rPr>
          <w:rFonts w:ascii="Times New Roman" w:hAnsi="Times New Roman" w:cs="Times New Roman"/>
          <w:sz w:val="24"/>
          <w:szCs w:val="24"/>
          <w:lang w:val="en-GB"/>
        </w:rPr>
        <w:t>(De Solan et al. 2019)</w:t>
      </w:r>
      <w:r w:rsidR="008F771E" w:rsidRPr="00235BC3">
        <w:rPr>
          <w:rFonts w:ascii="Times New Roman" w:hAnsi="Times New Roman" w:cs="Times New Roman"/>
          <w:sz w:val="24"/>
          <w:szCs w:val="24"/>
          <w:lang w:val="en-GB"/>
        </w:rPr>
        <w:fldChar w:fldCharType="end"/>
      </w:r>
      <w:r w:rsidR="008F771E" w:rsidRPr="00235BC3">
        <w:rPr>
          <w:rFonts w:ascii="Times New Roman" w:hAnsi="Times New Roman" w:cs="Times New Roman"/>
          <w:sz w:val="24"/>
          <w:szCs w:val="24"/>
          <w:lang w:val="en-GB"/>
        </w:rPr>
        <w:t>. We extracted these proxies from the entire database of live animals from 201</w:t>
      </w:r>
      <w:r w:rsidR="001E0D64">
        <w:rPr>
          <w:rFonts w:ascii="Times New Roman" w:hAnsi="Times New Roman" w:cs="Times New Roman"/>
          <w:sz w:val="24"/>
          <w:szCs w:val="24"/>
          <w:lang w:val="en-GB"/>
        </w:rPr>
        <w:t>5</w:t>
      </w:r>
      <w:r w:rsidR="008F771E" w:rsidRPr="00235BC3">
        <w:rPr>
          <w:rFonts w:ascii="Times New Roman" w:hAnsi="Times New Roman" w:cs="Times New Roman"/>
          <w:sz w:val="24"/>
          <w:szCs w:val="24"/>
          <w:lang w:val="en-GB"/>
        </w:rPr>
        <w:t xml:space="preserve"> to 202</w:t>
      </w:r>
      <w:r w:rsidR="001E0D64">
        <w:rPr>
          <w:rFonts w:ascii="Times New Roman" w:hAnsi="Times New Roman" w:cs="Times New Roman"/>
          <w:sz w:val="24"/>
          <w:szCs w:val="24"/>
          <w:lang w:val="en-GB"/>
        </w:rPr>
        <w:t>0</w:t>
      </w:r>
      <w:r w:rsidR="008F771E" w:rsidRPr="00235BC3">
        <w:rPr>
          <w:rFonts w:ascii="Times New Roman" w:hAnsi="Times New Roman" w:cs="Times New Roman"/>
          <w:sz w:val="24"/>
          <w:szCs w:val="24"/>
          <w:lang w:val="en-GB"/>
        </w:rPr>
        <w:t xml:space="preserve">, all species confounded, on a 5 x 5 km square grid: </w:t>
      </w:r>
    </w:p>
    <w:p w14:paraId="1BACD35C" w14:textId="52EC9F0A"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total number of records (reflects sampling pressure on a grid cell); </w:t>
      </w:r>
    </w:p>
    <w:p w14:paraId="50352DDD"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dates with records (reflects sampling frequency on a grid cell);</w:t>
      </w:r>
    </w:p>
    <w:p w14:paraId="232D4F07"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number of species recorded (reflects the diversity and motivation of naturalists passing through a grid cell); </w:t>
      </w:r>
    </w:p>
    <w:p w14:paraId="1C3D8DEC"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observers (reflects heterogeneity in individual strategies of data collection).</w:t>
      </w:r>
    </w:p>
    <w:p w14:paraId="007A4A11" w14:textId="2E47A8D9" w:rsidR="008F771E" w:rsidRPr="00235BC3" w:rsidRDefault="008F771E"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These four variables were correlated (from r² = 0.47 between the number of species recorded and the number of observers to r² = 0.86 between the number of dates and the number of records). We thus summarized sampling effort as the first axis of a principal component analysis on these four variables (PC1, Fig.1d), which accounted for 74.6% of the total inertia </w:t>
      </w:r>
      <w:r w:rsidRPr="00235BC3">
        <w:rPr>
          <w:rFonts w:ascii="Times New Roman" w:hAnsi="Times New Roman" w:cs="Times New Roman"/>
          <w:sz w:val="24"/>
          <w:szCs w:val="24"/>
          <w:lang w:val="en-GB"/>
        </w:rPr>
        <w:lastRenderedPageBreak/>
        <w:t xml:space="preserve">(14.6% for the next axis). This principal component was negatively correlated to all sampling effort proxies </w:t>
      </w:r>
      <w:r w:rsidRPr="001F172C">
        <w:rPr>
          <w:rFonts w:ascii="Times New Roman" w:hAnsi="Times New Roman" w:cs="Times New Roman"/>
          <w:sz w:val="24"/>
          <w:szCs w:val="24"/>
          <w:lang w:val="en-GB"/>
        </w:rPr>
        <w:t>(</w:t>
      </w:r>
      <w:r w:rsidR="00661633" w:rsidRPr="001F172C">
        <w:rPr>
          <w:rFonts w:ascii="Times New Roman" w:hAnsi="Times New Roman" w:cs="Times New Roman"/>
          <w:sz w:val="24"/>
          <w:szCs w:val="24"/>
          <w:lang w:val="en-GB"/>
        </w:rPr>
        <w:t>Appendix SM1</w:t>
      </w:r>
      <w:r w:rsidR="00042BCE" w:rsidRPr="001F172C">
        <w:rPr>
          <w:rFonts w:ascii="Times New Roman" w:hAnsi="Times New Roman" w:cs="Times New Roman"/>
          <w:sz w:val="24"/>
          <w:szCs w:val="24"/>
          <w:lang w:val="en-GB"/>
        </w:rPr>
        <w:t xml:space="preserve"> - </w:t>
      </w:r>
      <w:r w:rsidR="002D1D61">
        <w:rPr>
          <w:rFonts w:ascii="Times New Roman" w:hAnsi="Times New Roman" w:cs="Times New Roman"/>
          <w:sz w:val="24"/>
          <w:szCs w:val="24"/>
          <w:lang w:val="en-GB"/>
        </w:rPr>
        <w:t>2</w:t>
      </w:r>
      <w:r w:rsidRPr="001F172C">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We defined </w:t>
      </w:r>
      <m:oMath>
        <m:r>
          <w:rPr>
            <w:rFonts w:ascii="Cambria Math" w:hAnsi="Cambria Math" w:cs="Times New Roman"/>
            <w:sz w:val="24"/>
            <w:szCs w:val="24"/>
            <w:lang w:val="en-GB"/>
          </w:rPr>
          <m:t xml:space="preserve">SAMPLING= </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 xml:space="preserve">PC1+ </m:t>
            </m:r>
            <m:d>
              <m:dPr>
                <m:begChr m:val="|"/>
                <m:endChr m:val="|"/>
                <m:ctrlPr>
                  <w:rPr>
                    <w:rFonts w:ascii="Cambria Math" w:hAnsi="Cambria Math" w:cs="Times New Roman"/>
                    <w:i/>
                    <w:sz w:val="24"/>
                    <w:szCs w:val="24"/>
                    <w:lang w:val="en-GB"/>
                  </w:rPr>
                </m:ctrlPr>
              </m:dPr>
              <m:e>
                <m:r>
                  <m:rPr>
                    <m:sty m:val="p"/>
                  </m:rPr>
                  <w:rPr>
                    <w:rFonts w:ascii="Cambria Math" w:hAnsi="Cambria Math" w:cs="Times New Roman"/>
                    <w:sz w:val="24"/>
                    <w:szCs w:val="24"/>
                    <w:lang w:val="en-GB"/>
                  </w:rPr>
                  <m:t>min⁡</m:t>
                </m:r>
                <m:r>
                  <w:rPr>
                    <w:rFonts w:ascii="Cambria Math" w:hAnsi="Cambria Math" w:cs="Times New Roman"/>
                    <w:sz w:val="24"/>
                    <w:szCs w:val="24"/>
                    <w:lang w:val="en-GB"/>
                  </w:rPr>
                  <m:t>(PC1)</m:t>
                </m:r>
              </m:e>
            </m:d>
          </m:e>
        </m:rad>
      </m:oMath>
      <w:r w:rsidRPr="00235BC3">
        <w:rPr>
          <w:rFonts w:ascii="Times New Roman" w:eastAsiaTheme="minorEastAsia" w:hAnsi="Times New Roman" w:cs="Times New Roman"/>
          <w:sz w:val="24"/>
          <w:szCs w:val="24"/>
          <w:lang w:val="en-GB"/>
        </w:rPr>
        <w:t xml:space="preserve"> as a synthetic, regularized proxy of sampling effort for each cell. </w:t>
      </w:r>
    </w:p>
    <w:p w14:paraId="30558F0A" w14:textId="77777777" w:rsidR="008F771E" w:rsidRPr="00235BC3" w:rsidRDefault="008F771E" w:rsidP="00235BC3">
      <w:pPr>
        <w:spacing w:line="480" w:lineRule="auto"/>
        <w:rPr>
          <w:rFonts w:ascii="Times New Roman" w:hAnsi="Times New Roman" w:cs="Times New Roman"/>
          <w:sz w:val="24"/>
          <w:szCs w:val="24"/>
          <w:lang w:val="en-GB"/>
        </w:rPr>
      </w:pPr>
    </w:p>
    <w:p w14:paraId="2B3B8F0E" w14:textId="032B5CFC" w:rsidR="00C07E28" w:rsidRPr="00235BC3" w:rsidRDefault="00C07E2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environmental predictors</w:t>
      </w:r>
    </w:p>
    <w:p w14:paraId="26EBD49E" w14:textId="77777777" w:rsidR="00C07E28" w:rsidRPr="00235BC3" w:rsidRDefault="00C07E28" w:rsidP="00235BC3">
      <w:pPr>
        <w:spacing w:line="480" w:lineRule="auto"/>
        <w:rPr>
          <w:rFonts w:ascii="Times New Roman" w:hAnsi="Times New Roman" w:cs="Times New Roman"/>
          <w:i/>
          <w:sz w:val="24"/>
          <w:szCs w:val="24"/>
          <w:lang w:val="en-GB"/>
        </w:rPr>
      </w:pPr>
    </w:p>
    <w:p w14:paraId="404884A5" w14:textId="182B591C" w:rsidR="00C07E28" w:rsidRPr="00235BC3" w:rsidRDefault="00C07E28"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computed all exposure predictors on a 1 x 1 km grid covering all the study area (</w:t>
      </w:r>
      <w:r w:rsidRPr="005C595E">
        <w:rPr>
          <w:rFonts w:ascii="Times New Roman" w:hAnsi="Times New Roman" w:cs="Times New Roman"/>
          <w:sz w:val="24"/>
          <w:szCs w:val="24"/>
          <w:lang w:val="en-GB"/>
        </w:rPr>
        <w:t>Appendix SM1</w:t>
      </w:r>
      <w:r w:rsidR="005C595E" w:rsidRPr="005C595E">
        <w:rPr>
          <w:rFonts w:ascii="Times New Roman" w:hAnsi="Times New Roman" w:cs="Times New Roman"/>
          <w:sz w:val="24"/>
          <w:szCs w:val="24"/>
          <w:lang w:val="en-GB"/>
        </w:rPr>
        <w:t xml:space="preserve"> - 3</w:t>
      </w:r>
      <w:r w:rsidRPr="005C595E">
        <w:rPr>
          <w:rFonts w:ascii="Times New Roman" w:hAnsi="Times New Roman" w:cs="Times New Roman"/>
          <w:sz w:val="24"/>
          <w:szCs w:val="24"/>
          <w:lang w:val="en-GB"/>
        </w:rPr>
        <w:t xml:space="preserve"> for maps</w:t>
      </w:r>
      <w:r w:rsidRPr="00235BC3">
        <w:rPr>
          <w:rFonts w:ascii="Times New Roman" w:hAnsi="Times New Roman" w:cs="Times New Roman"/>
          <w:sz w:val="24"/>
          <w:szCs w:val="24"/>
          <w:lang w:val="en-GB"/>
        </w:rPr>
        <w:t xml:space="preserve">). We retrieved the surface cover of four land cover types (OSO 2020 : </w:t>
      </w:r>
      <w:hyperlink r:id="rId15" w:history="1">
        <w:r w:rsidRPr="00235BC3">
          <w:rPr>
            <w:rStyle w:val="Lienhypertexte"/>
            <w:rFonts w:ascii="Times New Roman" w:hAnsi="Times New Roman" w:cs="Times New Roman"/>
            <w:sz w:val="24"/>
            <w:szCs w:val="24"/>
            <w:lang w:val="en-GB"/>
          </w:rPr>
          <w:t>https://www.theia-land.fr/ceslist/ces-occupation-des-sols/</w:t>
        </w:r>
      </w:hyperlink>
      <w:r w:rsidRPr="00235BC3">
        <w:rPr>
          <w:rFonts w:ascii="Times New Roman" w:hAnsi="Times New Roman" w:cs="Times New Roman"/>
          <w:sz w:val="24"/>
          <w:szCs w:val="24"/>
          <w:lang w:val="en-GB"/>
        </w:rPr>
        <w:t xml:space="preserve"> , native resolution 10 x 10 m, retrieved  march 2021) : agriculture (OSO codes 5 to 12), forest (OSO codes 16 and 17), wetland (OSO code 23) and artificialized areas (OSO codes 1 to 3, dominated by the urban network). These categories capture the main compositional features of landscapes in our study area and correlate with less common habitats, such as meadows or moorlands, which were too under-represented to be included. We also computed the total length of hedgerows per pixel from a public database maintained by the </w:t>
      </w:r>
      <w:proofErr w:type="spellStart"/>
      <w:r w:rsidRPr="00235BC3">
        <w:rPr>
          <w:rFonts w:ascii="Times New Roman" w:hAnsi="Times New Roman" w:cs="Times New Roman"/>
          <w:sz w:val="24"/>
          <w:szCs w:val="24"/>
          <w:lang w:val="en-GB"/>
        </w:rPr>
        <w:t>Insitut</w:t>
      </w:r>
      <w:proofErr w:type="spellEnd"/>
      <w:r w:rsidRPr="00235BC3">
        <w:rPr>
          <w:rFonts w:ascii="Times New Roman" w:hAnsi="Times New Roman" w:cs="Times New Roman"/>
          <w:sz w:val="24"/>
          <w:szCs w:val="24"/>
          <w:lang w:val="en-GB"/>
        </w:rPr>
        <w:t xml:space="preserve"> </w:t>
      </w:r>
      <w:proofErr w:type="spellStart"/>
      <w:r w:rsidRPr="00235BC3">
        <w:rPr>
          <w:rFonts w:ascii="Times New Roman" w:hAnsi="Times New Roman" w:cs="Times New Roman"/>
          <w:sz w:val="24"/>
          <w:szCs w:val="24"/>
          <w:lang w:val="en-GB"/>
        </w:rPr>
        <w:t>Géographique</w:t>
      </w:r>
      <w:proofErr w:type="spellEnd"/>
      <w:r w:rsidRPr="00235BC3">
        <w:rPr>
          <w:rFonts w:ascii="Times New Roman" w:hAnsi="Times New Roman" w:cs="Times New Roman"/>
          <w:sz w:val="24"/>
          <w:szCs w:val="24"/>
          <w:lang w:val="en-GB"/>
        </w:rPr>
        <w:t xml:space="preserve"> National (IGN -, BD-TOPO: </w:t>
      </w:r>
      <w:hyperlink r:id="rId16" w:history="1">
        <w:r w:rsidRPr="00235BC3">
          <w:rPr>
            <w:rStyle w:val="Lienhypertexte"/>
            <w:rFonts w:ascii="Times New Roman" w:hAnsi="Times New Roman" w:cs="Times New Roman"/>
            <w:sz w:val="24"/>
            <w:szCs w:val="24"/>
            <w:lang w:val="en-GB"/>
          </w:rPr>
          <w:t>https://geoservices.ign.fr/telechargement</w:t>
        </w:r>
      </w:hyperlink>
      <w:r w:rsidRPr="00235BC3">
        <w:rPr>
          <w:rFonts w:ascii="Times New Roman" w:hAnsi="Times New Roman" w:cs="Times New Roman"/>
          <w:sz w:val="24"/>
          <w:szCs w:val="24"/>
          <w:lang w:val="en-GB"/>
        </w:rPr>
        <w:t xml:space="preserve">, retrieved in  march 2021 – vector layer  </w:t>
      </w:r>
      <w:proofErr w:type="spellStart"/>
      <w:r w:rsidRPr="00235BC3">
        <w:rPr>
          <w:rFonts w:ascii="Times New Roman" w:hAnsi="Times New Roman" w:cs="Times New Roman"/>
          <w:sz w:val="24"/>
          <w:szCs w:val="24"/>
          <w:lang w:val="en-GB"/>
        </w:rPr>
        <w:t>HAIE.shp</w:t>
      </w:r>
      <w:proofErr w:type="spellEnd"/>
      <w:r w:rsidRPr="00235BC3">
        <w:rPr>
          <w:rFonts w:ascii="Times New Roman" w:hAnsi="Times New Roman" w:cs="Times New Roman"/>
          <w:sz w:val="24"/>
          <w:szCs w:val="24"/>
          <w:lang w:val="en-GB"/>
        </w:rPr>
        <w:t>).  All these variables were inter-correlated. We therefore summarized them in the four first axes of a principal component analysis, which respectively accounted for 3</w:t>
      </w:r>
      <w:r w:rsidR="007A2AF7" w:rsidRPr="00235BC3">
        <w:rPr>
          <w:rFonts w:ascii="Times New Roman" w:hAnsi="Times New Roman" w:cs="Times New Roman"/>
          <w:sz w:val="24"/>
          <w:szCs w:val="24"/>
          <w:lang w:val="en-GB"/>
        </w:rPr>
        <w:t>7%</w:t>
      </w:r>
      <w:r w:rsidRPr="00235BC3">
        <w:rPr>
          <w:rFonts w:ascii="Times New Roman" w:hAnsi="Times New Roman" w:cs="Times New Roman"/>
          <w:sz w:val="24"/>
          <w:szCs w:val="24"/>
          <w:lang w:val="en-GB"/>
        </w:rPr>
        <w:t xml:space="preserve">, 23%, </w:t>
      </w:r>
      <w:r w:rsidR="007A2AF7" w:rsidRPr="00235BC3">
        <w:rPr>
          <w:rFonts w:ascii="Times New Roman" w:hAnsi="Times New Roman" w:cs="Times New Roman"/>
          <w:sz w:val="24"/>
          <w:szCs w:val="24"/>
          <w:lang w:val="en-GB"/>
        </w:rPr>
        <w:t>19%</w:t>
      </w:r>
      <w:r w:rsidRPr="00235BC3">
        <w:rPr>
          <w:rFonts w:ascii="Times New Roman" w:hAnsi="Times New Roman" w:cs="Times New Roman"/>
          <w:sz w:val="24"/>
          <w:szCs w:val="24"/>
          <w:lang w:val="en-GB"/>
        </w:rPr>
        <w:t xml:space="preserve"> and 16% of the total explained variance (last axis </w:t>
      </w:r>
      <w:r w:rsidR="007A2AF7" w:rsidRPr="00235BC3">
        <w:rPr>
          <w:rFonts w:ascii="Times New Roman" w:hAnsi="Times New Roman" w:cs="Times New Roman"/>
          <w:sz w:val="24"/>
          <w:szCs w:val="24"/>
          <w:lang w:val="en-GB"/>
        </w:rPr>
        <w:t>5</w:t>
      </w:r>
      <w:r w:rsidRPr="00235BC3">
        <w:rPr>
          <w:rFonts w:ascii="Times New Roman" w:hAnsi="Times New Roman" w:cs="Times New Roman"/>
          <w:sz w:val="24"/>
          <w:szCs w:val="24"/>
          <w:lang w:val="en-GB"/>
        </w:rPr>
        <w:t xml:space="preserve">%, excluded). </w:t>
      </w:r>
      <w:r w:rsidR="002E2408">
        <w:rPr>
          <w:rFonts w:ascii="Times New Roman" w:hAnsi="Times New Roman" w:cs="Times New Roman"/>
          <w:sz w:val="24"/>
          <w:szCs w:val="24"/>
          <w:lang w:val="en-GB"/>
        </w:rPr>
        <w:t>T</w:t>
      </w:r>
      <w:r w:rsidRPr="00235BC3">
        <w:rPr>
          <w:rFonts w:ascii="Times New Roman" w:hAnsi="Times New Roman" w:cs="Times New Roman"/>
          <w:sz w:val="24"/>
          <w:szCs w:val="24"/>
          <w:lang w:val="en-GB"/>
        </w:rPr>
        <w:t xml:space="preserve">he first axis (PC1) was a closure gradient separating </w:t>
      </w:r>
      <w:r w:rsidR="007A2AF7" w:rsidRPr="00235BC3">
        <w:rPr>
          <w:rFonts w:ascii="Times New Roman" w:hAnsi="Times New Roman" w:cs="Times New Roman"/>
          <w:sz w:val="24"/>
          <w:szCs w:val="24"/>
          <w:lang w:val="en-GB"/>
        </w:rPr>
        <w:t xml:space="preserve">agricultural </w:t>
      </w:r>
      <w:r w:rsidRPr="00002049">
        <w:rPr>
          <w:rFonts w:ascii="Times New Roman" w:hAnsi="Times New Roman" w:cs="Times New Roman"/>
          <w:sz w:val="24"/>
          <w:szCs w:val="24"/>
          <w:lang w:val="en-GB"/>
        </w:rPr>
        <w:t>landscape</w:t>
      </w:r>
      <w:r w:rsidR="007A2AF7" w:rsidRPr="00002049">
        <w:rPr>
          <w:rFonts w:ascii="Times New Roman" w:hAnsi="Times New Roman" w:cs="Times New Roman"/>
          <w:sz w:val="24"/>
          <w:szCs w:val="24"/>
          <w:lang w:val="en-GB"/>
        </w:rPr>
        <w:t>s</w:t>
      </w:r>
      <w:r w:rsidRPr="00002049">
        <w:rPr>
          <w:rFonts w:ascii="Times New Roman" w:hAnsi="Times New Roman" w:cs="Times New Roman"/>
          <w:sz w:val="24"/>
          <w:szCs w:val="24"/>
          <w:lang w:val="en-GB"/>
        </w:rPr>
        <w:t xml:space="preserve"> from forests; PC2 ranged from urban to rural areas; PC3 was related to hydrology</w:t>
      </w:r>
      <w:r w:rsidR="00C15963" w:rsidRPr="00002049">
        <w:rPr>
          <w:rFonts w:ascii="Times New Roman" w:hAnsi="Times New Roman" w:cs="Times New Roman"/>
          <w:sz w:val="24"/>
          <w:szCs w:val="24"/>
          <w:lang w:val="en-GB"/>
        </w:rPr>
        <w:t xml:space="preserve">; </w:t>
      </w:r>
      <w:r w:rsidRPr="00002049">
        <w:rPr>
          <w:rFonts w:ascii="Times New Roman" w:hAnsi="Times New Roman" w:cs="Times New Roman"/>
          <w:sz w:val="24"/>
          <w:szCs w:val="24"/>
          <w:lang w:val="en-GB"/>
        </w:rPr>
        <w:t>PC4 discriminated bocages from intensive agriculture</w:t>
      </w:r>
      <w:r w:rsidR="00DC351B" w:rsidRPr="00002049">
        <w:rPr>
          <w:rFonts w:ascii="Times New Roman" w:hAnsi="Times New Roman" w:cs="Times New Roman"/>
          <w:sz w:val="24"/>
          <w:szCs w:val="24"/>
          <w:lang w:val="en-GB"/>
        </w:rPr>
        <w:t xml:space="preserve"> (see PC plots in Appendix SM1</w:t>
      </w:r>
      <w:r w:rsidR="00C9252B" w:rsidRPr="00002049">
        <w:rPr>
          <w:rFonts w:ascii="Times New Roman" w:hAnsi="Times New Roman" w:cs="Times New Roman"/>
          <w:sz w:val="24"/>
          <w:szCs w:val="24"/>
          <w:lang w:val="en-GB"/>
        </w:rPr>
        <w:t xml:space="preserve"> - 4</w:t>
      </w:r>
      <w:r w:rsidR="00DC351B" w:rsidRPr="00002049">
        <w:rPr>
          <w:rFonts w:ascii="Times New Roman" w:hAnsi="Times New Roman" w:cs="Times New Roman"/>
          <w:sz w:val="24"/>
          <w:szCs w:val="24"/>
          <w:lang w:val="en-GB"/>
        </w:rPr>
        <w:t>)</w:t>
      </w:r>
      <w:r w:rsidRPr="00002049">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p>
    <w:p w14:paraId="175E2986" w14:textId="77777777" w:rsidR="007A2AF7" w:rsidRPr="00235BC3" w:rsidRDefault="007A2AF7" w:rsidP="00235BC3">
      <w:pPr>
        <w:spacing w:line="480" w:lineRule="auto"/>
        <w:rPr>
          <w:rFonts w:ascii="Times New Roman" w:hAnsi="Times New Roman" w:cs="Times New Roman"/>
          <w:sz w:val="24"/>
          <w:szCs w:val="24"/>
          <w:lang w:val="en-GB"/>
        </w:rPr>
      </w:pPr>
    </w:p>
    <w:p w14:paraId="453B37A3" w14:textId="635BCC0E" w:rsidR="00D465E8" w:rsidRPr="00235BC3" w:rsidRDefault="00656C91"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lastRenderedPageBreak/>
        <w:t>R</w:t>
      </w:r>
      <w:r w:rsidR="00D465E8" w:rsidRPr="00235BC3">
        <w:rPr>
          <w:rFonts w:ascii="Times New Roman" w:hAnsi="Times New Roman" w:cs="Times New Roman"/>
          <w:i/>
          <w:sz w:val="24"/>
          <w:szCs w:val="24"/>
          <w:lang w:val="en-GB"/>
        </w:rPr>
        <w:t>oadkill data</w:t>
      </w:r>
    </w:p>
    <w:p w14:paraId="0BD24DAC" w14:textId="77777777" w:rsidR="00D465E8" w:rsidRPr="00235BC3" w:rsidRDefault="00D465E8" w:rsidP="00235BC3">
      <w:pPr>
        <w:spacing w:line="480" w:lineRule="auto"/>
        <w:rPr>
          <w:rFonts w:ascii="Times New Roman" w:hAnsi="Times New Roman" w:cs="Times New Roman"/>
          <w:i/>
          <w:sz w:val="24"/>
          <w:szCs w:val="24"/>
          <w:lang w:val="en-GB"/>
        </w:rPr>
      </w:pPr>
    </w:p>
    <w:p w14:paraId="192B57DE" w14:textId="18F83668" w:rsidR="00574341" w:rsidRPr="00235BC3" w:rsidRDefault="00FC6C50"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Roadkill records </w:t>
      </w:r>
      <w:r w:rsidR="00D465E8" w:rsidRPr="00235BC3">
        <w:rPr>
          <w:rFonts w:ascii="Times New Roman" w:hAnsi="Times New Roman" w:cs="Times New Roman"/>
          <w:sz w:val="24"/>
          <w:szCs w:val="24"/>
          <w:lang w:val="en-GB"/>
        </w:rPr>
        <w:t xml:space="preserve">have been </w:t>
      </w:r>
      <w:r>
        <w:rPr>
          <w:rFonts w:ascii="Times New Roman" w:hAnsi="Times New Roman" w:cs="Times New Roman"/>
          <w:sz w:val="24"/>
          <w:szCs w:val="24"/>
          <w:lang w:val="en-GB"/>
        </w:rPr>
        <w:t xml:space="preserve">gathered </w:t>
      </w:r>
      <w:r w:rsidR="00D465E8" w:rsidRPr="00235BC3">
        <w:rPr>
          <w:rFonts w:ascii="Times New Roman" w:hAnsi="Times New Roman" w:cs="Times New Roman"/>
          <w:sz w:val="24"/>
          <w:szCs w:val="24"/>
          <w:lang w:val="en-GB"/>
        </w:rPr>
        <w:t xml:space="preserve">since 2014 by the patrols of the Direction </w:t>
      </w:r>
      <w:proofErr w:type="spellStart"/>
      <w:r w:rsidR="00D465E8" w:rsidRPr="00235BC3">
        <w:rPr>
          <w:rFonts w:ascii="Times New Roman" w:hAnsi="Times New Roman" w:cs="Times New Roman"/>
          <w:sz w:val="24"/>
          <w:szCs w:val="24"/>
          <w:lang w:val="en-GB"/>
        </w:rPr>
        <w:t>Interdépartementale</w:t>
      </w:r>
      <w:proofErr w:type="spellEnd"/>
      <w:r w:rsidR="00D465E8" w:rsidRPr="00235BC3">
        <w:rPr>
          <w:rFonts w:ascii="Times New Roman" w:hAnsi="Times New Roman" w:cs="Times New Roman"/>
          <w:sz w:val="24"/>
          <w:szCs w:val="24"/>
          <w:lang w:val="en-GB"/>
        </w:rPr>
        <w:t xml:space="preserve"> des Routes Ouest (DIR), the public administration in charge of safety and maintenance on the public road network covered by our study. The whole road network is entirely surveyed nearly every day, but the number of patrol</w:t>
      </w:r>
      <w:r w:rsidR="00A1385B" w:rsidRPr="00235BC3">
        <w:rPr>
          <w:rFonts w:ascii="Times New Roman" w:hAnsi="Times New Roman" w:cs="Times New Roman"/>
          <w:sz w:val="24"/>
          <w:szCs w:val="24"/>
          <w:lang w:val="en-GB"/>
        </w:rPr>
        <w:t>s</w:t>
      </w:r>
      <w:r w:rsidR="00D465E8" w:rsidRPr="00235BC3">
        <w:rPr>
          <w:rFonts w:ascii="Times New Roman" w:hAnsi="Times New Roman" w:cs="Times New Roman"/>
          <w:sz w:val="24"/>
          <w:szCs w:val="24"/>
          <w:lang w:val="en-GB"/>
        </w:rPr>
        <w:t xml:space="preserve"> </w:t>
      </w:r>
      <w:r w:rsidR="00240C65">
        <w:rPr>
          <w:rFonts w:ascii="Times New Roman" w:hAnsi="Times New Roman" w:cs="Times New Roman"/>
          <w:sz w:val="24"/>
          <w:szCs w:val="24"/>
          <w:lang w:val="en-GB"/>
        </w:rPr>
        <w:t xml:space="preserve">per day </w:t>
      </w:r>
      <w:r w:rsidR="00D465E8" w:rsidRPr="00235BC3">
        <w:rPr>
          <w:rFonts w:ascii="Times New Roman" w:hAnsi="Times New Roman" w:cs="Times New Roman"/>
          <w:sz w:val="24"/>
          <w:szCs w:val="24"/>
          <w:lang w:val="en-GB"/>
        </w:rPr>
        <w:t xml:space="preserve">varies to an unknown extent depending on service needs. Patrols are operated </w:t>
      </w:r>
      <w:r w:rsidR="009740E5">
        <w:rPr>
          <w:rFonts w:ascii="Times New Roman" w:hAnsi="Times New Roman" w:cs="Times New Roman"/>
          <w:sz w:val="24"/>
          <w:szCs w:val="24"/>
          <w:lang w:val="en-GB"/>
        </w:rPr>
        <w:t>i</w:t>
      </w:r>
      <w:r w:rsidR="00D465E8" w:rsidRPr="00235BC3">
        <w:rPr>
          <w:rFonts w:ascii="Times New Roman" w:hAnsi="Times New Roman" w:cs="Times New Roman"/>
          <w:sz w:val="24"/>
          <w:szCs w:val="24"/>
          <w:lang w:val="en-GB"/>
        </w:rPr>
        <w:t xml:space="preserve">n a </w:t>
      </w:r>
      <w:commentRangeStart w:id="14"/>
      <w:r w:rsidR="00D465E8" w:rsidRPr="00235BC3">
        <w:rPr>
          <w:rFonts w:ascii="Times New Roman" w:hAnsi="Times New Roman" w:cs="Times New Roman"/>
          <w:sz w:val="24"/>
          <w:szCs w:val="24"/>
          <w:lang w:val="en-GB"/>
        </w:rPr>
        <w:t>car</w:t>
      </w:r>
      <w:commentRangeEnd w:id="14"/>
      <w:r w:rsidR="007C2CEB">
        <w:rPr>
          <w:rStyle w:val="Marquedecommentaire"/>
        </w:rPr>
        <w:commentReference w:id="14"/>
      </w:r>
      <w:r w:rsidR="00D465E8" w:rsidRPr="00235BC3">
        <w:rPr>
          <w:rFonts w:ascii="Times New Roman" w:hAnsi="Times New Roman" w:cs="Times New Roman"/>
          <w:sz w:val="24"/>
          <w:szCs w:val="24"/>
          <w:lang w:val="en-GB"/>
        </w:rPr>
        <w:t xml:space="preserve"> circulating at a regular speed varying from 60 to 100 km.h</w:t>
      </w:r>
      <w:r w:rsidR="00D465E8" w:rsidRPr="00235BC3">
        <w:rPr>
          <w:rFonts w:ascii="Times New Roman" w:hAnsi="Times New Roman" w:cs="Times New Roman"/>
          <w:sz w:val="24"/>
          <w:szCs w:val="24"/>
          <w:vertAlign w:val="superscript"/>
          <w:lang w:val="en-GB"/>
        </w:rPr>
        <w:t>-1</w:t>
      </w:r>
      <w:r w:rsidR="00D465E8" w:rsidRPr="00235BC3">
        <w:rPr>
          <w:rFonts w:ascii="Times New Roman" w:hAnsi="Times New Roman" w:cs="Times New Roman"/>
          <w:sz w:val="24"/>
          <w:szCs w:val="24"/>
          <w:lang w:val="en-GB"/>
        </w:rPr>
        <w:t xml:space="preserve"> according to road type (lower speeds would cause safety issues). Non-speciali</w:t>
      </w:r>
      <w:r w:rsidR="00C25B70" w:rsidRPr="00235BC3">
        <w:rPr>
          <w:rFonts w:ascii="Times New Roman" w:hAnsi="Times New Roman" w:cs="Times New Roman"/>
          <w:sz w:val="24"/>
          <w:szCs w:val="24"/>
          <w:lang w:val="en-GB"/>
        </w:rPr>
        <w:t>zed</w:t>
      </w:r>
      <w:r w:rsidR="00D465E8" w:rsidRPr="00235BC3">
        <w:rPr>
          <w:rFonts w:ascii="Times New Roman" w:hAnsi="Times New Roman" w:cs="Times New Roman"/>
          <w:sz w:val="24"/>
          <w:szCs w:val="24"/>
          <w:lang w:val="en-GB"/>
        </w:rPr>
        <w:t xml:space="preserve"> DIR officers identify all </w:t>
      </w:r>
      <w:r w:rsidR="00EB6688" w:rsidRPr="00235BC3">
        <w:rPr>
          <w:rFonts w:ascii="Times New Roman" w:hAnsi="Times New Roman" w:cs="Times New Roman"/>
          <w:sz w:val="24"/>
          <w:szCs w:val="24"/>
          <w:lang w:val="en-GB"/>
        </w:rPr>
        <w:t>killed animal</w:t>
      </w:r>
      <w:r w:rsidR="00D465E8" w:rsidRPr="00235BC3">
        <w:rPr>
          <w:rFonts w:ascii="Times New Roman" w:hAnsi="Times New Roman" w:cs="Times New Roman"/>
          <w:sz w:val="24"/>
          <w:szCs w:val="24"/>
          <w:lang w:val="en-GB"/>
        </w:rPr>
        <w:t xml:space="preserve"> seen on the road and record their position from the nearest kilometric marker (no geolocation), which implies that the precision of records may </w:t>
      </w:r>
      <w:r w:rsidR="00D87292" w:rsidRPr="00235BC3">
        <w:rPr>
          <w:rFonts w:ascii="Times New Roman" w:hAnsi="Times New Roman" w:cs="Times New Roman"/>
          <w:sz w:val="24"/>
          <w:szCs w:val="24"/>
          <w:lang w:val="en-GB"/>
        </w:rPr>
        <w:t xml:space="preserve">vary over </w:t>
      </w:r>
      <w:r w:rsidR="00D465E8" w:rsidRPr="00235BC3">
        <w:rPr>
          <w:rFonts w:ascii="Times New Roman" w:hAnsi="Times New Roman" w:cs="Times New Roman"/>
          <w:sz w:val="24"/>
          <w:szCs w:val="24"/>
          <w:lang w:val="en-GB"/>
        </w:rPr>
        <w:t xml:space="preserve">±200m depending on the patrol speed and officers experience. </w:t>
      </w:r>
      <w:r w:rsidR="00B50046">
        <w:rPr>
          <w:rFonts w:ascii="Times New Roman" w:hAnsi="Times New Roman" w:cs="Times New Roman"/>
          <w:sz w:val="24"/>
          <w:szCs w:val="24"/>
          <w:lang w:val="en-GB"/>
        </w:rPr>
        <w:t xml:space="preserve">Records of </w:t>
      </w:r>
      <w:proofErr w:type="spellStart"/>
      <w:r w:rsidR="00B50046">
        <w:rPr>
          <w:rFonts w:ascii="Times New Roman" w:hAnsi="Times New Roman" w:cs="Times New Roman"/>
          <w:sz w:val="24"/>
          <w:szCs w:val="24"/>
          <w:lang w:val="en-GB"/>
        </w:rPr>
        <w:t>roadkills</w:t>
      </w:r>
      <w:proofErr w:type="spellEnd"/>
      <w:r w:rsidR="00B50046">
        <w:rPr>
          <w:rFonts w:ascii="Times New Roman" w:hAnsi="Times New Roman" w:cs="Times New Roman"/>
          <w:sz w:val="24"/>
          <w:szCs w:val="24"/>
          <w:lang w:val="en-GB"/>
        </w:rPr>
        <w:t xml:space="preserve"> are mandatory during patrols but do not form their primary mission, limiting the risk of over-reporting, biased search patterns or other limitations</w:t>
      </w:r>
      <w:r w:rsidR="00834DDE">
        <w:rPr>
          <w:rFonts w:ascii="Times New Roman" w:hAnsi="Times New Roman" w:cs="Times New Roman"/>
          <w:sz w:val="24"/>
          <w:szCs w:val="24"/>
          <w:lang w:val="en-GB"/>
        </w:rPr>
        <w:t xml:space="preserve"> that arise with dedicated patrols </w:t>
      </w:r>
      <w:r w:rsidR="00834DDE">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{"citationID":"quhllcr4","properties":{"formattedCitation":"(Keane et al. 2011)","plainCitation":"(Keane et al. 2011)","noteIndex":0},"citationItems":[{"id":50571,"uris":["http://zotero.org/users/942300/items/UXLMPVF9"],"itemData":{"id":50571,"type":"article-journal","abstract":"1. Simple indices based on the number of encounters with a study object are used throughout ecology, conservation and natural resource management (e.g. indices of abundance used in animal surveys or catch per unit effort (CPUE) data in fisheries management). All forms of encounter data arise through the interaction of two sets of behaviours: those of the data generators and those of the data collectors. Analyses of encounter data are prone to bias when these behaviours do not conform to the assumptions used to model them. 2. We review the use of CPUE indices derived from patrol data, which have been promoted for the study of rule-breaking in conservation, highlighting potential sources of bias and noting how similar problems have been tackled for other forms of encounter data. 3. We identify several issues that must be addressed for analyses of patrol data to provide useful information, including the definition of suitable measures of catch and effort, the choice of appropriate temporal and spatial scales, the provision of suitable incentives for ranger patrols and the recording of sufficient information to describe the spatial pattern of sampling. The same issues are also relevant to encounter data more generally. 4. Synthesis and applications. This review describes a common conceptual framework for understanding encounter data, based on the interactions that produce them. We anticipate that an appreciation of these commonalities will lead to improvements in the analysis of encounter data in several fields, by highlighting the existence of methodological approaches that could be more widely applied, and important characteristics of these data that have so far been neglected.","container-title":"Journal of Applied Ecology","DOI":"10.1111/j.1365-2664.2011.02034.x","ISSN":"1365-2664","issue":"5","language":"en","license":"© 2011 The Authors. Journal of Applied Ecology © 2011 British Ecological Society","note":"_eprint: https://besjournals.onlinelibrary.wiley.com/doi/pdf/10.1111/j.1365-2664.2011.02034.x","page":"1164-1173","source":"Wiley Online Library","title":"Encounter data in resource management and ecology: pitfalls and possibilities","title-short":"Encounter data in resource management and ecology","volume":"48","author":[{"family":"Keane","given":"Aidan"},{"family":"Jones","given":"Julia P. G."},{"family":"Milner-Gulland","given":"E. J."}],"issued":{"date-parts":[["2011"]]}}}],"schema":"https://github.com/citation-style-language/schema/raw/master/csl-citation.json"}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DE256B">
        <w:rPr>
          <w:rFonts w:ascii="Times New Roman" w:hAnsi="Times New Roman" w:cs="Times New Roman"/>
          <w:sz w:val="24"/>
          <w:lang w:val="en-GB"/>
        </w:rPr>
        <w:t>(Keane et al. 2011)</w:t>
      </w:r>
      <w:r w:rsidR="00834DDE">
        <w:rPr>
          <w:rFonts w:ascii="Times New Roman" w:hAnsi="Times New Roman" w:cs="Times New Roman"/>
          <w:sz w:val="24"/>
          <w:szCs w:val="24"/>
          <w:lang w:val="en-GB"/>
        </w:rPr>
        <w:fldChar w:fldCharType="end"/>
      </w:r>
      <w:r w:rsidR="00834DDE">
        <w:rPr>
          <w:rFonts w:ascii="Times New Roman" w:hAnsi="Times New Roman" w:cs="Times New Roman"/>
          <w:sz w:val="24"/>
          <w:szCs w:val="24"/>
          <w:lang w:val="en-GB"/>
        </w:rPr>
        <w:t xml:space="preserve">. </w:t>
      </w:r>
      <w:r w:rsidR="00B50046">
        <w:rPr>
          <w:rFonts w:ascii="Times New Roman" w:hAnsi="Times New Roman" w:cs="Times New Roman"/>
          <w:sz w:val="24"/>
          <w:szCs w:val="24"/>
          <w:lang w:val="en-GB"/>
        </w:rPr>
        <w:t xml:space="preserve"> </w:t>
      </w:r>
      <w:r w:rsidR="00D465E8" w:rsidRPr="00235BC3">
        <w:rPr>
          <w:rFonts w:ascii="Times New Roman" w:hAnsi="Times New Roman" w:cs="Times New Roman"/>
          <w:sz w:val="24"/>
          <w:szCs w:val="24"/>
          <w:lang w:val="en-GB"/>
        </w:rPr>
        <w:t xml:space="preserve">Since these data are not curated, we screened them for obvious identification errors, misspelling or inadequate localisation. </w:t>
      </w:r>
      <w:r w:rsidR="009977DD" w:rsidRPr="00235BC3">
        <w:rPr>
          <w:rFonts w:ascii="Times New Roman" w:hAnsi="Times New Roman" w:cs="Times New Roman"/>
          <w:sz w:val="24"/>
          <w:szCs w:val="24"/>
          <w:lang w:val="en-GB"/>
        </w:rPr>
        <w:t xml:space="preserve">We deleted all unidentified ungulates, although most of them are probably roe </w:t>
      </w:r>
      <w:proofErr w:type="spellStart"/>
      <w:r w:rsidR="009977DD" w:rsidRPr="00235BC3">
        <w:rPr>
          <w:rFonts w:ascii="Times New Roman" w:hAnsi="Times New Roman" w:cs="Times New Roman"/>
          <w:sz w:val="24"/>
          <w:szCs w:val="24"/>
          <w:lang w:val="en-GB"/>
        </w:rPr>
        <w:t>deers</w:t>
      </w:r>
      <w:proofErr w:type="spellEnd"/>
      <w:r w:rsidR="009977DD" w:rsidRPr="00235BC3">
        <w:rPr>
          <w:rFonts w:ascii="Times New Roman" w:hAnsi="Times New Roman" w:cs="Times New Roman"/>
          <w:sz w:val="24"/>
          <w:szCs w:val="24"/>
          <w:lang w:val="en-GB"/>
        </w:rPr>
        <w:t xml:space="preserve">, and all unidentified small mammals. Apart from mustelids (see above), none of the species chosen for our study </w:t>
      </w:r>
      <w:r w:rsidR="00D465E8" w:rsidRPr="00235BC3">
        <w:rPr>
          <w:rFonts w:ascii="Times New Roman" w:hAnsi="Times New Roman" w:cs="Times New Roman"/>
          <w:sz w:val="24"/>
          <w:szCs w:val="24"/>
          <w:lang w:val="en-GB"/>
        </w:rPr>
        <w:t xml:space="preserve">was </w:t>
      </w:r>
      <w:r w:rsidR="009977DD" w:rsidRPr="00235BC3">
        <w:rPr>
          <w:rFonts w:ascii="Times New Roman" w:hAnsi="Times New Roman" w:cs="Times New Roman"/>
          <w:sz w:val="24"/>
          <w:szCs w:val="24"/>
          <w:lang w:val="en-GB"/>
        </w:rPr>
        <w:t xml:space="preserve">evidently </w:t>
      </w:r>
      <w:r w:rsidR="00D465E8" w:rsidRPr="00235BC3">
        <w:rPr>
          <w:rFonts w:ascii="Times New Roman" w:hAnsi="Times New Roman" w:cs="Times New Roman"/>
          <w:sz w:val="24"/>
          <w:szCs w:val="24"/>
          <w:lang w:val="en-GB"/>
        </w:rPr>
        <w:t>concerned by such errors</w:t>
      </w:r>
      <w:r w:rsidR="00574341" w:rsidRPr="00235BC3">
        <w:rPr>
          <w:rFonts w:ascii="Times New Roman" w:hAnsi="Times New Roman" w:cs="Times New Roman"/>
          <w:sz w:val="24"/>
          <w:szCs w:val="24"/>
          <w:lang w:val="en-GB"/>
        </w:rPr>
        <w:t>.</w:t>
      </w:r>
    </w:p>
    <w:p w14:paraId="70914930" w14:textId="77777777" w:rsidR="00D465E8" w:rsidRPr="00235BC3" w:rsidRDefault="00D465E8" w:rsidP="00235BC3">
      <w:pPr>
        <w:spacing w:line="480" w:lineRule="auto"/>
        <w:rPr>
          <w:rFonts w:ascii="Times New Roman" w:hAnsi="Times New Roman" w:cs="Times New Roman"/>
          <w:sz w:val="24"/>
          <w:szCs w:val="24"/>
          <w:lang w:val="en-GB"/>
        </w:rPr>
      </w:pPr>
    </w:p>
    <w:p w14:paraId="2A4F3A89" w14:textId="1D81B97E" w:rsidR="00F37201" w:rsidRPr="00235BC3" w:rsidRDefault="00F37201" w:rsidP="00235BC3">
      <w:pPr>
        <w:spacing w:line="480" w:lineRule="auto"/>
        <w:rPr>
          <w:rFonts w:ascii="Times New Roman" w:hAnsi="Times New Roman" w:cs="Times New Roman"/>
          <w:sz w:val="24"/>
          <w:szCs w:val="24"/>
          <w:lang w:val="en-GB"/>
        </w:rPr>
      </w:pPr>
      <w:r w:rsidRPr="00235BC3">
        <w:rPr>
          <w:rFonts w:ascii="Times New Roman" w:hAnsi="Times New Roman" w:cs="Times New Roman"/>
          <w:iCs/>
          <w:sz w:val="24"/>
          <w:szCs w:val="24"/>
          <w:lang w:val="en-GB"/>
        </w:rPr>
        <w:t xml:space="preserve">An unknown proportion of </w:t>
      </w:r>
      <w:proofErr w:type="spellStart"/>
      <w:r w:rsidRPr="00235BC3">
        <w:rPr>
          <w:rFonts w:ascii="Times New Roman" w:hAnsi="Times New Roman" w:cs="Times New Roman"/>
          <w:iCs/>
          <w:sz w:val="24"/>
          <w:szCs w:val="24"/>
          <w:lang w:val="en-GB"/>
        </w:rPr>
        <w:t>roadkills</w:t>
      </w:r>
      <w:proofErr w:type="spellEnd"/>
      <w:r w:rsidRPr="00235BC3">
        <w:rPr>
          <w:rFonts w:ascii="Times New Roman" w:hAnsi="Times New Roman" w:cs="Times New Roman"/>
          <w:iCs/>
          <w:sz w:val="24"/>
          <w:szCs w:val="24"/>
          <w:lang w:val="en-GB"/>
        </w:rPr>
        <w:t xml:space="preserve"> comes undetected (</w:t>
      </w:r>
      <w:r w:rsidRPr="00235BC3">
        <w:rPr>
          <w:rFonts w:ascii="Times New Roman" w:hAnsi="Times New Roman" w:cs="Times New Roman"/>
          <w:i/>
          <w:sz w:val="24"/>
          <w:szCs w:val="24"/>
          <w:lang w:val="en-GB"/>
        </w:rPr>
        <w:t>e.g.</w:t>
      </w:r>
      <w:r w:rsidRPr="00235BC3">
        <w:rPr>
          <w:rFonts w:ascii="Times New Roman" w:hAnsi="Times New Roman" w:cs="Times New Roman"/>
          <w:iCs/>
          <w:sz w:val="24"/>
          <w:szCs w:val="24"/>
          <w:lang w:val="en-GB"/>
        </w:rPr>
        <w:t xml:space="preserve"> wounded animals dying far from the road, killed animals gathered by drivers after collision, carcasses hidden by vegetation)</w:t>
      </w:r>
      <w:r w:rsidRPr="00235BC3">
        <w:rPr>
          <w:rFonts w:ascii="Times New Roman" w:hAnsi="Times New Roman" w:cs="Times New Roman"/>
          <w:sz w:val="24"/>
          <w:szCs w:val="24"/>
          <w:lang w:val="en-GB"/>
        </w:rPr>
        <w:t xml:space="preserve">, but we have no reason to believe that </w:t>
      </w:r>
      <w:r w:rsidR="009740E5">
        <w:rPr>
          <w:rFonts w:ascii="Times New Roman" w:hAnsi="Times New Roman" w:cs="Times New Roman"/>
          <w:sz w:val="24"/>
          <w:szCs w:val="24"/>
          <w:lang w:val="en-GB"/>
        </w:rPr>
        <w:t xml:space="preserve">they are </w:t>
      </w:r>
      <w:r w:rsidRPr="00235BC3">
        <w:rPr>
          <w:rFonts w:ascii="Times New Roman" w:hAnsi="Times New Roman" w:cs="Times New Roman"/>
          <w:sz w:val="24"/>
          <w:szCs w:val="24"/>
          <w:lang w:val="en-GB"/>
        </w:rPr>
        <w:t xml:space="preserve">structured spatially in </w:t>
      </w:r>
      <w:r w:rsidR="00E756DC">
        <w:rPr>
          <w:rFonts w:ascii="Times New Roman" w:hAnsi="Times New Roman" w:cs="Times New Roman"/>
          <w:sz w:val="24"/>
          <w:szCs w:val="24"/>
          <w:lang w:val="en-GB"/>
        </w:rPr>
        <w:t xml:space="preserve">a way that could lead to confounding effects in </w:t>
      </w:r>
      <w:r w:rsidR="00A01AFC">
        <w:rPr>
          <w:rFonts w:ascii="Times New Roman" w:hAnsi="Times New Roman" w:cs="Times New Roman"/>
          <w:sz w:val="24"/>
          <w:szCs w:val="24"/>
          <w:lang w:val="en-GB"/>
        </w:rPr>
        <w:t>analyses</w:t>
      </w:r>
      <w:r w:rsidRPr="00235BC3">
        <w:rPr>
          <w:rFonts w:ascii="Times New Roman" w:hAnsi="Times New Roman" w:cs="Times New Roman"/>
          <w:sz w:val="24"/>
          <w:szCs w:val="24"/>
          <w:lang w:val="en-GB"/>
        </w:rPr>
        <w:t xml:space="preserve">. The grain at which this assumption holds would however deserve further exploration with an experimental design generating protocoled data, because </w:t>
      </w:r>
      <w:r w:rsidR="00D21201">
        <w:rPr>
          <w:rFonts w:ascii="Times New Roman" w:hAnsi="Times New Roman" w:cs="Times New Roman"/>
          <w:sz w:val="24"/>
          <w:szCs w:val="24"/>
          <w:lang w:val="en-GB"/>
        </w:rPr>
        <w:lastRenderedPageBreak/>
        <w:t xml:space="preserve">carcass </w:t>
      </w:r>
      <w:r w:rsidRPr="00235BC3">
        <w:rPr>
          <w:rFonts w:ascii="Times New Roman" w:hAnsi="Times New Roman" w:cs="Times New Roman"/>
          <w:sz w:val="24"/>
          <w:szCs w:val="24"/>
          <w:lang w:val="en-GB"/>
        </w:rPr>
        <w:t xml:space="preserve">detection and degradation rates can still be modified by traffic, vehicle speed and other spatially varying factors </w:t>
      </w:r>
      <w:r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{"citationID":"GPrnBJ4j","properties":{"formattedCitation":"(B\\uc0\\u233{}nard et al. 2024)","plainCitation":"(Bénard et al. 2024)","noteIndex":0},"citationItems":[{"id":48450,"uris":["http://zotero.org/users/942300/items/WHADQKCF"],"itemData":{"id":48450,"type":"article-journal","abstract":"The rapidly expanding road network threatens the persistence of many terrestrial species through mortality associated with wildlife-vehicle collisions. Roadkill monitoring under-estimate actual collision numbers as the time during which roadkill carcasses remain visible on the road is often shorter than the frequency of road monitoring. By placing passerine and amphibian carcasses on stretches of roads we surveyed every 2 h, we fine-tuned existing persistence estimates for these species. The time for half of the carcasses to disappear was less than 30 min for birds and 1–18 h for amphibians depending on the volume of traffic, which is much shorter than previous estimates. We show the implications of our results by performing roadkill surveys on common toads 3 h after the window of reproductive migration, showing roadkill is under-estimated by half, and by estimating from citizen-science data that passerine collisions could be as high as 10 individuals.km-2.year-1 in south-eastern France.","container-title":"Transportation Research Part D: Transport and Environment","DOI":"10.1016/j.trd.2023.104012","ISSN":"1361-9209","journalAbbreviation":"Transportation Research Part D: Transport and Environment","page":"104012","source":"ScienceDirect","title":"Traffic and weather influence on small wildlife carcass persistence time on roads","volume":"126","author":[{"family":"Bénard","given":"Annaëlle"},{"family":"Bonenfant","given":"Christophe"},{"family":"Lengagne","given":"Thierry"}],"issued":{"date-parts":[["2024",1,1]]}}}],"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(Bénard et al. 2024)</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Accumulating such data is out of reach in a reasonable time and effort given the regional extent of the region, such that public policy requests for regional-scale models will probably have to live with this type of uncertainty until dedicated projects have been set up. For our own purpose, we accepted the data on the basis that they did not retain any spatial structure suggesting heterogeneities in detections of </w:t>
      </w:r>
      <w:proofErr w:type="spellStart"/>
      <w:r w:rsidRPr="00235BC3">
        <w:rPr>
          <w:rFonts w:ascii="Times New Roman" w:hAnsi="Times New Roman" w:cs="Times New Roman"/>
          <w:sz w:val="24"/>
          <w:szCs w:val="24"/>
          <w:lang w:val="en-GB"/>
        </w:rPr>
        <w:t>roadkills</w:t>
      </w:r>
      <w:proofErr w:type="spellEnd"/>
      <w:r w:rsidRPr="00235BC3">
        <w:rPr>
          <w:rFonts w:ascii="Times New Roman" w:hAnsi="Times New Roman" w:cs="Times New Roman"/>
          <w:sz w:val="24"/>
          <w:szCs w:val="24"/>
          <w:lang w:val="en-GB"/>
        </w:rPr>
        <w:t xml:space="preserve"> or species assignment. </w:t>
      </w:r>
    </w:p>
    <w:p w14:paraId="148DB451" w14:textId="77777777" w:rsidR="00F37201" w:rsidRPr="00235BC3" w:rsidRDefault="00F37201" w:rsidP="00235BC3">
      <w:pPr>
        <w:spacing w:line="480" w:lineRule="auto"/>
        <w:rPr>
          <w:rFonts w:ascii="Times New Roman" w:hAnsi="Times New Roman" w:cs="Times New Roman"/>
          <w:sz w:val="24"/>
          <w:szCs w:val="24"/>
          <w:lang w:val="en-GB"/>
        </w:rPr>
      </w:pPr>
    </w:p>
    <w:p w14:paraId="08E48265" w14:textId="77777777" w:rsidR="00C07E28" w:rsidRPr="00235BC3" w:rsidRDefault="00C07E28" w:rsidP="00235BC3">
      <w:pPr>
        <w:spacing w:after="0" w:line="480" w:lineRule="auto"/>
        <w:rPr>
          <w:rFonts w:ascii="Times New Roman" w:hAnsi="Times New Roman" w:cs="Times New Roman"/>
          <w:b/>
          <w:bCs/>
          <w:sz w:val="24"/>
          <w:szCs w:val="24"/>
          <w:lang w:val="en-GB"/>
        </w:rPr>
      </w:pPr>
      <w:r w:rsidRPr="00235BC3">
        <w:rPr>
          <w:rFonts w:ascii="Times New Roman" w:hAnsi="Times New Roman" w:cs="Times New Roman"/>
          <w:b/>
          <w:bCs/>
          <w:sz w:val="24"/>
          <w:szCs w:val="24"/>
          <w:lang w:val="en-GB"/>
        </w:rPr>
        <w:t xml:space="preserve">Table 1. </w:t>
      </w:r>
      <w:r w:rsidRPr="00235BC3">
        <w:rPr>
          <w:rFonts w:ascii="Times New Roman" w:hAnsi="Times New Roman" w:cs="Times New Roman"/>
          <w:sz w:val="24"/>
          <w:szCs w:val="24"/>
          <w:lang w:val="en-GB"/>
        </w:rPr>
        <w:t>Descriptive summary of the predictors of the exposure, danger and sampling layers. The resolutions in italics are those of the data extraction</w:t>
      </w:r>
    </w:p>
    <w:tbl>
      <w:tblPr>
        <w:tblW w:w="5000" w:type="pct"/>
        <w:tblCellMar>
          <w:left w:w="70" w:type="dxa"/>
          <w:right w:w="70" w:type="dxa"/>
        </w:tblCellMar>
        <w:tblLook w:val="04A0" w:firstRow="1" w:lastRow="0" w:firstColumn="1" w:lastColumn="0" w:noHBand="0" w:noVBand="1"/>
      </w:tblPr>
      <w:tblGrid>
        <w:gridCol w:w="1330"/>
        <w:gridCol w:w="2714"/>
        <w:gridCol w:w="945"/>
        <w:gridCol w:w="945"/>
        <w:gridCol w:w="945"/>
        <w:gridCol w:w="945"/>
        <w:gridCol w:w="1246"/>
      </w:tblGrid>
      <w:tr w:rsidR="00C07E28" w:rsidRPr="001A0EA4" w14:paraId="6420B577" w14:textId="77777777" w:rsidTr="001962D2">
        <w:trPr>
          <w:trHeight w:val="300"/>
        </w:trPr>
        <w:tc>
          <w:tcPr>
            <w:tcW w:w="551" w:type="pct"/>
            <w:tcBorders>
              <w:top w:val="single" w:sz="8" w:space="0" w:color="auto"/>
              <w:left w:val="nil"/>
              <w:bottom w:val="single" w:sz="4" w:space="0" w:color="auto"/>
              <w:right w:val="nil"/>
            </w:tcBorders>
            <w:noWrap/>
            <w:vAlign w:val="center"/>
            <w:hideMark/>
          </w:tcPr>
          <w:p w14:paraId="416B09F3"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layer</w:t>
            </w:r>
          </w:p>
        </w:tc>
        <w:tc>
          <w:tcPr>
            <w:tcW w:w="1526" w:type="pct"/>
            <w:tcBorders>
              <w:top w:val="single" w:sz="8" w:space="0" w:color="auto"/>
              <w:left w:val="nil"/>
              <w:bottom w:val="single" w:sz="4" w:space="0" w:color="auto"/>
              <w:right w:val="nil"/>
            </w:tcBorders>
            <w:noWrap/>
            <w:vAlign w:val="center"/>
            <w:hideMark/>
          </w:tcPr>
          <w:p w14:paraId="42697E07"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variable</w:t>
            </w:r>
          </w:p>
        </w:tc>
        <w:tc>
          <w:tcPr>
            <w:tcW w:w="551" w:type="pct"/>
            <w:tcBorders>
              <w:top w:val="single" w:sz="8" w:space="0" w:color="auto"/>
              <w:left w:val="nil"/>
              <w:bottom w:val="single" w:sz="4" w:space="0" w:color="auto"/>
              <w:right w:val="nil"/>
            </w:tcBorders>
            <w:noWrap/>
            <w:vAlign w:val="center"/>
            <w:hideMark/>
          </w:tcPr>
          <w:p w14:paraId="6414A8B5"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spellStart"/>
            <w:r w:rsidRPr="001A0EA4">
              <w:rPr>
                <w:rFonts w:ascii="Times New Roman" w:eastAsia="Times New Roman" w:hAnsi="Times New Roman" w:cs="Times New Roman"/>
                <w:b/>
                <w:bCs/>
                <w:color w:val="000000"/>
                <w:sz w:val="18"/>
                <w:szCs w:val="18"/>
                <w:lang w:eastAsia="fr-FR"/>
              </w:rPr>
              <w:t>mean</w:t>
            </w:r>
            <w:proofErr w:type="spellEnd"/>
          </w:p>
        </w:tc>
        <w:tc>
          <w:tcPr>
            <w:tcW w:w="551" w:type="pct"/>
            <w:tcBorders>
              <w:top w:val="single" w:sz="8" w:space="0" w:color="auto"/>
              <w:left w:val="nil"/>
              <w:bottom w:val="single" w:sz="4" w:space="0" w:color="auto"/>
              <w:right w:val="nil"/>
            </w:tcBorders>
            <w:noWrap/>
            <w:vAlign w:val="center"/>
            <w:hideMark/>
          </w:tcPr>
          <w:p w14:paraId="0799239D"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spellStart"/>
            <w:r w:rsidRPr="001A0EA4">
              <w:rPr>
                <w:rFonts w:ascii="Times New Roman" w:eastAsia="Times New Roman" w:hAnsi="Times New Roman" w:cs="Times New Roman"/>
                <w:b/>
                <w:bCs/>
                <w:color w:val="000000"/>
                <w:sz w:val="18"/>
                <w:szCs w:val="18"/>
                <w:lang w:eastAsia="fr-FR"/>
              </w:rPr>
              <w:t>sd</w:t>
            </w:r>
            <w:proofErr w:type="spellEnd"/>
          </w:p>
        </w:tc>
        <w:tc>
          <w:tcPr>
            <w:tcW w:w="551" w:type="pct"/>
            <w:tcBorders>
              <w:top w:val="single" w:sz="8" w:space="0" w:color="auto"/>
              <w:left w:val="nil"/>
              <w:bottom w:val="single" w:sz="4" w:space="0" w:color="auto"/>
              <w:right w:val="nil"/>
            </w:tcBorders>
            <w:noWrap/>
            <w:vAlign w:val="center"/>
            <w:hideMark/>
          </w:tcPr>
          <w:p w14:paraId="18F7FB2E"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min</w:t>
            </w:r>
          </w:p>
        </w:tc>
        <w:tc>
          <w:tcPr>
            <w:tcW w:w="551" w:type="pct"/>
            <w:tcBorders>
              <w:top w:val="single" w:sz="8" w:space="0" w:color="auto"/>
              <w:left w:val="nil"/>
              <w:bottom w:val="single" w:sz="4" w:space="0" w:color="auto"/>
              <w:right w:val="nil"/>
            </w:tcBorders>
            <w:noWrap/>
            <w:vAlign w:val="center"/>
            <w:hideMark/>
          </w:tcPr>
          <w:p w14:paraId="7C6BCF93"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max</w:t>
            </w:r>
          </w:p>
        </w:tc>
        <w:tc>
          <w:tcPr>
            <w:tcW w:w="717" w:type="pct"/>
            <w:tcBorders>
              <w:top w:val="single" w:sz="8" w:space="0" w:color="auto"/>
              <w:left w:val="nil"/>
              <w:bottom w:val="single" w:sz="4" w:space="0" w:color="auto"/>
              <w:right w:val="nil"/>
            </w:tcBorders>
            <w:noWrap/>
            <w:vAlign w:val="center"/>
            <w:hideMark/>
          </w:tcPr>
          <w:p w14:paraId="4F073FA0"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pixels&gt;0 (%)</w:t>
            </w:r>
          </w:p>
        </w:tc>
      </w:tr>
      <w:tr w:rsidR="00C07E28" w:rsidRPr="001A0EA4" w14:paraId="4EC3FD5B" w14:textId="77777777" w:rsidTr="001962D2">
        <w:trPr>
          <w:trHeight w:val="300"/>
        </w:trPr>
        <w:tc>
          <w:tcPr>
            <w:tcW w:w="551" w:type="pct"/>
            <w:vMerge w:val="restart"/>
            <w:tcBorders>
              <w:top w:val="nil"/>
              <w:left w:val="nil"/>
              <w:bottom w:val="single" w:sz="4" w:space="0" w:color="000000"/>
              <w:right w:val="nil"/>
            </w:tcBorders>
            <w:noWrap/>
            <w:vAlign w:val="center"/>
            <w:hideMark/>
          </w:tcPr>
          <w:p w14:paraId="55DE75F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proofErr w:type="spellStart"/>
            <w:r w:rsidRPr="001A0EA4">
              <w:rPr>
                <w:rFonts w:ascii="Times New Roman" w:eastAsia="Times New Roman" w:hAnsi="Times New Roman" w:cs="Times New Roman"/>
                <w:color w:val="000000"/>
                <w:sz w:val="18"/>
                <w:szCs w:val="18"/>
                <w:lang w:eastAsia="fr-FR"/>
              </w:rPr>
              <w:t>exposure</w:t>
            </w:r>
            <w:proofErr w:type="spellEnd"/>
          </w:p>
          <w:p w14:paraId="526149FE" w14:textId="77777777" w:rsidR="00C07E28" w:rsidRPr="001A0EA4" w:rsidRDefault="00C07E28" w:rsidP="001A0EA4">
            <w:pPr>
              <w:spacing w:after="0" w:line="240" w:lineRule="auto"/>
              <w:jc w:val="center"/>
              <w:rPr>
                <w:rFonts w:ascii="Times New Roman" w:eastAsia="Times New Roman" w:hAnsi="Times New Roman" w:cs="Times New Roman"/>
                <w:i/>
                <w:iCs/>
                <w:color w:val="000000"/>
                <w:sz w:val="18"/>
                <w:szCs w:val="18"/>
                <w:lang w:eastAsia="fr-FR"/>
              </w:rPr>
            </w:pPr>
            <w:r w:rsidRPr="001A0EA4">
              <w:rPr>
                <w:rFonts w:ascii="Times New Roman" w:eastAsia="Times New Roman" w:hAnsi="Times New Roman" w:cs="Times New Roman"/>
                <w:i/>
                <w:iCs/>
                <w:color w:val="000000"/>
                <w:sz w:val="18"/>
                <w:szCs w:val="18"/>
                <w:lang w:eastAsia="fr-FR"/>
              </w:rPr>
              <w:t>(1 x 1 km pixels)</w:t>
            </w:r>
          </w:p>
        </w:tc>
        <w:tc>
          <w:tcPr>
            <w:tcW w:w="1526" w:type="pct"/>
            <w:tcBorders>
              <w:top w:val="nil"/>
              <w:left w:val="nil"/>
              <w:bottom w:val="nil"/>
              <w:right w:val="nil"/>
            </w:tcBorders>
            <w:vAlign w:val="center"/>
            <w:hideMark/>
          </w:tcPr>
          <w:p w14:paraId="7960825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Urban cover, ha</w:t>
            </w:r>
          </w:p>
        </w:tc>
        <w:tc>
          <w:tcPr>
            <w:tcW w:w="551" w:type="pct"/>
            <w:tcBorders>
              <w:top w:val="nil"/>
              <w:left w:val="nil"/>
              <w:bottom w:val="nil"/>
              <w:right w:val="nil"/>
            </w:tcBorders>
            <w:noWrap/>
            <w:vAlign w:val="center"/>
            <w:hideMark/>
          </w:tcPr>
          <w:p w14:paraId="06763B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5,00</w:t>
            </w:r>
          </w:p>
        </w:tc>
        <w:tc>
          <w:tcPr>
            <w:tcW w:w="551" w:type="pct"/>
            <w:tcBorders>
              <w:top w:val="nil"/>
              <w:left w:val="nil"/>
              <w:bottom w:val="nil"/>
              <w:right w:val="nil"/>
            </w:tcBorders>
            <w:noWrap/>
            <w:vAlign w:val="center"/>
            <w:hideMark/>
          </w:tcPr>
          <w:p w14:paraId="00E7819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10,16</w:t>
            </w:r>
          </w:p>
        </w:tc>
        <w:tc>
          <w:tcPr>
            <w:tcW w:w="551" w:type="pct"/>
            <w:tcBorders>
              <w:top w:val="nil"/>
              <w:left w:val="nil"/>
              <w:bottom w:val="nil"/>
              <w:right w:val="nil"/>
            </w:tcBorders>
            <w:noWrap/>
            <w:vAlign w:val="center"/>
            <w:hideMark/>
          </w:tcPr>
          <w:p w14:paraId="4C6473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44A2501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97,65</w:t>
            </w:r>
          </w:p>
        </w:tc>
        <w:tc>
          <w:tcPr>
            <w:tcW w:w="717" w:type="pct"/>
            <w:tcBorders>
              <w:top w:val="nil"/>
              <w:left w:val="nil"/>
              <w:bottom w:val="nil"/>
              <w:right w:val="nil"/>
            </w:tcBorders>
            <w:noWrap/>
            <w:vAlign w:val="center"/>
            <w:hideMark/>
          </w:tcPr>
          <w:p w14:paraId="21E7A57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w:t>
            </w:r>
          </w:p>
        </w:tc>
      </w:tr>
      <w:tr w:rsidR="00C07E28" w:rsidRPr="001A0EA4" w14:paraId="562D320A" w14:textId="77777777" w:rsidTr="001962D2">
        <w:trPr>
          <w:trHeight w:val="300"/>
        </w:trPr>
        <w:tc>
          <w:tcPr>
            <w:tcW w:w="551" w:type="pct"/>
            <w:vMerge/>
            <w:tcBorders>
              <w:top w:val="nil"/>
              <w:left w:val="nil"/>
              <w:bottom w:val="single" w:sz="4" w:space="0" w:color="000000"/>
              <w:right w:val="nil"/>
            </w:tcBorders>
            <w:vAlign w:val="center"/>
            <w:hideMark/>
          </w:tcPr>
          <w:p w14:paraId="4FDB6333"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E797EE2"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Forest cover, ha</w:t>
            </w:r>
          </w:p>
        </w:tc>
        <w:tc>
          <w:tcPr>
            <w:tcW w:w="551" w:type="pct"/>
            <w:tcBorders>
              <w:top w:val="nil"/>
              <w:left w:val="nil"/>
              <w:bottom w:val="nil"/>
              <w:right w:val="nil"/>
            </w:tcBorders>
            <w:noWrap/>
            <w:vAlign w:val="center"/>
            <w:hideMark/>
          </w:tcPr>
          <w:p w14:paraId="0605786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w:t>
            </w:r>
          </w:p>
        </w:tc>
        <w:tc>
          <w:tcPr>
            <w:tcW w:w="551" w:type="pct"/>
            <w:tcBorders>
              <w:top w:val="nil"/>
              <w:left w:val="nil"/>
              <w:bottom w:val="nil"/>
              <w:right w:val="nil"/>
            </w:tcBorders>
            <w:noWrap/>
            <w:vAlign w:val="center"/>
            <w:hideMark/>
          </w:tcPr>
          <w:p w14:paraId="1AE8A1C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16,69</w:t>
            </w:r>
          </w:p>
        </w:tc>
        <w:tc>
          <w:tcPr>
            <w:tcW w:w="551" w:type="pct"/>
            <w:tcBorders>
              <w:top w:val="nil"/>
              <w:left w:val="nil"/>
              <w:bottom w:val="nil"/>
              <w:right w:val="nil"/>
            </w:tcBorders>
            <w:noWrap/>
            <w:vAlign w:val="center"/>
            <w:hideMark/>
          </w:tcPr>
          <w:p w14:paraId="6993C02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6440CA4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100,00</w:t>
            </w:r>
          </w:p>
        </w:tc>
        <w:tc>
          <w:tcPr>
            <w:tcW w:w="717" w:type="pct"/>
            <w:tcBorders>
              <w:top w:val="nil"/>
              <w:left w:val="nil"/>
              <w:bottom w:val="nil"/>
              <w:right w:val="nil"/>
            </w:tcBorders>
            <w:noWrap/>
            <w:vAlign w:val="center"/>
            <w:hideMark/>
          </w:tcPr>
          <w:p w14:paraId="249DD6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54,47</w:t>
            </w:r>
          </w:p>
        </w:tc>
      </w:tr>
      <w:tr w:rsidR="00C07E28" w:rsidRPr="001A0EA4" w14:paraId="71B78AE0" w14:textId="77777777" w:rsidTr="001962D2">
        <w:trPr>
          <w:trHeight w:val="300"/>
        </w:trPr>
        <w:tc>
          <w:tcPr>
            <w:tcW w:w="551" w:type="pct"/>
            <w:vMerge/>
            <w:tcBorders>
              <w:top w:val="nil"/>
              <w:left w:val="nil"/>
              <w:bottom w:val="single" w:sz="4" w:space="0" w:color="000000"/>
              <w:right w:val="nil"/>
            </w:tcBorders>
            <w:vAlign w:val="center"/>
            <w:hideMark/>
          </w:tcPr>
          <w:p w14:paraId="1EE5995A"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6938E4D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Agriculture cover, ha</w:t>
            </w:r>
          </w:p>
        </w:tc>
        <w:tc>
          <w:tcPr>
            <w:tcW w:w="551" w:type="pct"/>
            <w:tcBorders>
              <w:top w:val="nil"/>
              <w:left w:val="nil"/>
              <w:bottom w:val="nil"/>
              <w:right w:val="nil"/>
            </w:tcBorders>
            <w:noWrap/>
            <w:vAlign w:val="center"/>
            <w:hideMark/>
          </w:tcPr>
          <w:p w14:paraId="46B0E3F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18,37</w:t>
            </w:r>
          </w:p>
        </w:tc>
        <w:tc>
          <w:tcPr>
            <w:tcW w:w="551" w:type="pct"/>
            <w:tcBorders>
              <w:top w:val="nil"/>
              <w:left w:val="nil"/>
              <w:bottom w:val="nil"/>
              <w:right w:val="nil"/>
            </w:tcBorders>
            <w:noWrap/>
            <w:vAlign w:val="center"/>
            <w:hideMark/>
          </w:tcPr>
          <w:p w14:paraId="0B25D02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22,91</w:t>
            </w:r>
          </w:p>
        </w:tc>
        <w:tc>
          <w:tcPr>
            <w:tcW w:w="551" w:type="pct"/>
            <w:tcBorders>
              <w:top w:val="nil"/>
              <w:left w:val="nil"/>
              <w:bottom w:val="nil"/>
              <w:right w:val="nil"/>
            </w:tcBorders>
            <w:noWrap/>
            <w:vAlign w:val="center"/>
            <w:hideMark/>
          </w:tcPr>
          <w:p w14:paraId="44AFFB3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2E45D8B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96,58</w:t>
            </w:r>
          </w:p>
        </w:tc>
        <w:tc>
          <w:tcPr>
            <w:tcW w:w="717" w:type="pct"/>
            <w:tcBorders>
              <w:top w:val="nil"/>
              <w:left w:val="nil"/>
              <w:bottom w:val="nil"/>
              <w:right w:val="nil"/>
            </w:tcBorders>
            <w:noWrap/>
            <w:vAlign w:val="center"/>
            <w:hideMark/>
          </w:tcPr>
          <w:p w14:paraId="48975C2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53,65</w:t>
            </w:r>
          </w:p>
        </w:tc>
      </w:tr>
      <w:tr w:rsidR="00C07E28" w:rsidRPr="001A0EA4" w14:paraId="62943BF3" w14:textId="77777777" w:rsidTr="001962D2">
        <w:trPr>
          <w:trHeight w:val="300"/>
        </w:trPr>
        <w:tc>
          <w:tcPr>
            <w:tcW w:w="551" w:type="pct"/>
            <w:vMerge/>
            <w:tcBorders>
              <w:top w:val="nil"/>
              <w:left w:val="nil"/>
              <w:bottom w:val="single" w:sz="4" w:space="0" w:color="000000"/>
              <w:right w:val="nil"/>
            </w:tcBorders>
            <w:vAlign w:val="center"/>
            <w:hideMark/>
          </w:tcPr>
          <w:p w14:paraId="2957A87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2E799A8"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roofErr w:type="spellStart"/>
            <w:r w:rsidRPr="001A0EA4">
              <w:rPr>
                <w:rFonts w:ascii="Times New Roman" w:eastAsia="Times New Roman" w:hAnsi="Times New Roman" w:cs="Times New Roman"/>
                <w:color w:val="000000"/>
                <w:sz w:val="18"/>
                <w:szCs w:val="18"/>
                <w:lang w:eastAsia="fr-FR"/>
              </w:rPr>
              <w:t>Wetlands</w:t>
            </w:r>
            <w:proofErr w:type="spellEnd"/>
            <w:r w:rsidRPr="001A0EA4">
              <w:rPr>
                <w:rFonts w:ascii="Times New Roman" w:eastAsia="Times New Roman" w:hAnsi="Times New Roman" w:cs="Times New Roman"/>
                <w:color w:val="000000"/>
                <w:sz w:val="18"/>
                <w:szCs w:val="18"/>
                <w:lang w:eastAsia="fr-FR"/>
              </w:rPr>
              <w:t xml:space="preserve"> cover, ha</w:t>
            </w:r>
          </w:p>
        </w:tc>
        <w:tc>
          <w:tcPr>
            <w:tcW w:w="551" w:type="pct"/>
            <w:tcBorders>
              <w:top w:val="nil"/>
              <w:left w:val="nil"/>
              <w:bottom w:val="nil"/>
              <w:right w:val="nil"/>
            </w:tcBorders>
            <w:noWrap/>
            <w:vAlign w:val="center"/>
            <w:hideMark/>
          </w:tcPr>
          <w:p w14:paraId="29FE782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0,01</w:t>
            </w:r>
          </w:p>
        </w:tc>
        <w:tc>
          <w:tcPr>
            <w:tcW w:w="551" w:type="pct"/>
            <w:tcBorders>
              <w:top w:val="nil"/>
              <w:left w:val="nil"/>
              <w:bottom w:val="nil"/>
              <w:right w:val="nil"/>
            </w:tcBorders>
            <w:noWrap/>
            <w:vAlign w:val="center"/>
            <w:hideMark/>
          </w:tcPr>
          <w:p w14:paraId="2253696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0,04</w:t>
            </w:r>
          </w:p>
        </w:tc>
        <w:tc>
          <w:tcPr>
            <w:tcW w:w="551" w:type="pct"/>
            <w:tcBorders>
              <w:top w:val="nil"/>
              <w:left w:val="nil"/>
              <w:bottom w:val="nil"/>
              <w:right w:val="nil"/>
            </w:tcBorders>
            <w:noWrap/>
            <w:vAlign w:val="center"/>
            <w:hideMark/>
          </w:tcPr>
          <w:p w14:paraId="74FE441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9880E3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0,69</w:t>
            </w:r>
          </w:p>
        </w:tc>
        <w:tc>
          <w:tcPr>
            <w:tcW w:w="717" w:type="pct"/>
            <w:tcBorders>
              <w:top w:val="nil"/>
              <w:left w:val="nil"/>
              <w:bottom w:val="nil"/>
              <w:right w:val="nil"/>
            </w:tcBorders>
            <w:noWrap/>
            <w:vAlign w:val="center"/>
            <w:hideMark/>
          </w:tcPr>
          <w:p w14:paraId="5396FD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11,27</w:t>
            </w:r>
          </w:p>
        </w:tc>
      </w:tr>
      <w:tr w:rsidR="00C07E28" w:rsidRPr="001A0EA4" w14:paraId="1F374C5D" w14:textId="77777777" w:rsidTr="001962D2">
        <w:trPr>
          <w:trHeight w:val="345"/>
        </w:trPr>
        <w:tc>
          <w:tcPr>
            <w:tcW w:w="551" w:type="pct"/>
            <w:vMerge/>
            <w:tcBorders>
              <w:top w:val="nil"/>
              <w:left w:val="nil"/>
              <w:bottom w:val="single" w:sz="4" w:space="0" w:color="000000"/>
              <w:right w:val="nil"/>
            </w:tcBorders>
            <w:vAlign w:val="center"/>
            <w:hideMark/>
          </w:tcPr>
          <w:p w14:paraId="6BCCD13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2B83E395"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roofErr w:type="spellStart"/>
            <w:r w:rsidRPr="001A0EA4">
              <w:rPr>
                <w:rFonts w:ascii="Times New Roman" w:eastAsia="Times New Roman" w:hAnsi="Times New Roman" w:cs="Times New Roman"/>
                <w:color w:val="000000"/>
                <w:sz w:val="18"/>
                <w:szCs w:val="18"/>
                <w:lang w:eastAsia="fr-FR"/>
              </w:rPr>
              <w:t>Hedgerows</w:t>
            </w:r>
            <w:proofErr w:type="spellEnd"/>
            <w:r w:rsidRPr="001A0EA4">
              <w:rPr>
                <w:rFonts w:ascii="Times New Roman" w:eastAsia="Times New Roman" w:hAnsi="Times New Roman" w:cs="Times New Roman"/>
                <w:color w:val="000000"/>
                <w:sz w:val="18"/>
                <w:szCs w:val="18"/>
                <w:lang w:eastAsia="fr-FR"/>
              </w:rPr>
              <w:t>, m.ha</w:t>
            </w:r>
            <w:r w:rsidRPr="001A0EA4">
              <w:rPr>
                <w:rFonts w:ascii="Times New Roman" w:eastAsia="Times New Roman" w:hAnsi="Times New Roman" w:cs="Times New Roman"/>
                <w:color w:val="000000"/>
                <w:sz w:val="18"/>
                <w:szCs w:val="18"/>
                <w:vertAlign w:val="superscript"/>
                <w:lang w:eastAsia="fr-FR"/>
              </w:rPr>
              <w:t>-1</w:t>
            </w:r>
          </w:p>
        </w:tc>
        <w:tc>
          <w:tcPr>
            <w:tcW w:w="551" w:type="pct"/>
            <w:tcBorders>
              <w:top w:val="nil"/>
              <w:left w:val="nil"/>
              <w:bottom w:val="single" w:sz="4" w:space="0" w:color="auto"/>
              <w:right w:val="nil"/>
            </w:tcBorders>
            <w:noWrap/>
            <w:vAlign w:val="bottom"/>
            <w:hideMark/>
          </w:tcPr>
          <w:p w14:paraId="7DBE9D79" w14:textId="0B227C5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34,3</w:t>
            </w:r>
            <w:r w:rsidR="00D245AE" w:rsidRPr="001A0EA4">
              <w:rPr>
                <w:rFonts w:ascii="Times New Roman" w:eastAsia="Times New Roman" w:hAnsi="Times New Roman" w:cs="Times New Roman"/>
                <w:color w:val="000000"/>
                <w:sz w:val="18"/>
                <w:szCs w:val="18"/>
                <w:lang w:eastAsia="fr-FR"/>
              </w:rPr>
              <w:t>1</w:t>
            </w:r>
          </w:p>
        </w:tc>
        <w:tc>
          <w:tcPr>
            <w:tcW w:w="551" w:type="pct"/>
            <w:tcBorders>
              <w:top w:val="nil"/>
              <w:left w:val="nil"/>
              <w:bottom w:val="single" w:sz="4" w:space="0" w:color="auto"/>
              <w:right w:val="nil"/>
            </w:tcBorders>
            <w:noWrap/>
            <w:vAlign w:val="bottom"/>
            <w:hideMark/>
          </w:tcPr>
          <w:p w14:paraId="14AC1CB3" w14:textId="7B876E46"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38,8</w:t>
            </w:r>
            <w:r w:rsidR="00D245AE" w:rsidRPr="001A0EA4">
              <w:rPr>
                <w:rFonts w:ascii="Times New Roman" w:eastAsia="Times New Roman" w:hAnsi="Times New Roman" w:cs="Times New Roman"/>
                <w:color w:val="000000"/>
                <w:sz w:val="18"/>
                <w:szCs w:val="18"/>
                <w:lang w:eastAsia="fr-FR"/>
              </w:rPr>
              <w:t>3</w:t>
            </w:r>
          </w:p>
        </w:tc>
        <w:tc>
          <w:tcPr>
            <w:tcW w:w="551" w:type="pct"/>
            <w:tcBorders>
              <w:top w:val="nil"/>
              <w:left w:val="nil"/>
              <w:bottom w:val="single" w:sz="4" w:space="0" w:color="auto"/>
              <w:right w:val="nil"/>
            </w:tcBorders>
            <w:noWrap/>
            <w:vAlign w:val="bottom"/>
            <w:hideMark/>
          </w:tcPr>
          <w:p w14:paraId="29D5CEA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w:t>
            </w:r>
          </w:p>
        </w:tc>
        <w:tc>
          <w:tcPr>
            <w:tcW w:w="551" w:type="pct"/>
            <w:tcBorders>
              <w:top w:val="nil"/>
              <w:left w:val="nil"/>
              <w:bottom w:val="single" w:sz="4" w:space="0" w:color="auto"/>
              <w:right w:val="nil"/>
            </w:tcBorders>
            <w:noWrap/>
            <w:vAlign w:val="bottom"/>
            <w:hideMark/>
          </w:tcPr>
          <w:p w14:paraId="0A669FEA" w14:textId="159E7090"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206,36</w:t>
            </w:r>
          </w:p>
        </w:tc>
        <w:tc>
          <w:tcPr>
            <w:tcW w:w="717" w:type="pct"/>
            <w:tcBorders>
              <w:top w:val="nil"/>
              <w:left w:val="nil"/>
              <w:bottom w:val="single" w:sz="4" w:space="0" w:color="auto"/>
              <w:right w:val="nil"/>
            </w:tcBorders>
            <w:noWrap/>
            <w:vAlign w:val="center"/>
            <w:hideMark/>
          </w:tcPr>
          <w:p w14:paraId="1E11780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53,55</w:t>
            </w:r>
          </w:p>
        </w:tc>
      </w:tr>
      <w:tr w:rsidR="00C07E28" w:rsidRPr="001A0EA4" w14:paraId="2B95ACA3" w14:textId="77777777" w:rsidTr="001962D2">
        <w:trPr>
          <w:trHeight w:val="300"/>
        </w:trPr>
        <w:tc>
          <w:tcPr>
            <w:tcW w:w="551" w:type="pct"/>
            <w:vMerge w:val="restart"/>
            <w:tcBorders>
              <w:top w:val="single" w:sz="4" w:space="0" w:color="auto"/>
              <w:left w:val="nil"/>
              <w:bottom w:val="single" w:sz="4" w:space="0" w:color="000000"/>
              <w:right w:val="nil"/>
            </w:tcBorders>
            <w:noWrap/>
            <w:vAlign w:val="center"/>
            <w:hideMark/>
          </w:tcPr>
          <w:p w14:paraId="277943C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danger</w:t>
            </w:r>
          </w:p>
        </w:tc>
        <w:tc>
          <w:tcPr>
            <w:tcW w:w="1526" w:type="pct"/>
            <w:tcBorders>
              <w:top w:val="single" w:sz="4" w:space="0" w:color="auto"/>
              <w:left w:val="nil"/>
              <w:bottom w:val="nil"/>
              <w:right w:val="nil"/>
            </w:tcBorders>
            <w:vAlign w:val="center"/>
            <w:hideMark/>
          </w:tcPr>
          <w:p w14:paraId="323980EC" w14:textId="4279A31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water,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(500 x 500 m pixels)</w:t>
            </w:r>
          </w:p>
        </w:tc>
        <w:tc>
          <w:tcPr>
            <w:tcW w:w="551" w:type="pct"/>
            <w:tcBorders>
              <w:top w:val="single" w:sz="4" w:space="0" w:color="auto"/>
              <w:left w:val="nil"/>
              <w:bottom w:val="nil"/>
              <w:right w:val="nil"/>
            </w:tcBorders>
            <w:noWrap/>
            <w:vAlign w:val="center"/>
            <w:hideMark/>
          </w:tcPr>
          <w:p w14:paraId="63139C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164,97</w:t>
            </w:r>
          </w:p>
        </w:tc>
        <w:tc>
          <w:tcPr>
            <w:tcW w:w="551" w:type="pct"/>
            <w:tcBorders>
              <w:top w:val="single" w:sz="4" w:space="0" w:color="auto"/>
              <w:left w:val="nil"/>
              <w:bottom w:val="nil"/>
              <w:right w:val="nil"/>
            </w:tcBorders>
            <w:noWrap/>
            <w:vAlign w:val="center"/>
            <w:hideMark/>
          </w:tcPr>
          <w:p w14:paraId="025A436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704,50</w:t>
            </w:r>
          </w:p>
        </w:tc>
        <w:tc>
          <w:tcPr>
            <w:tcW w:w="551" w:type="pct"/>
            <w:tcBorders>
              <w:top w:val="single" w:sz="4" w:space="0" w:color="auto"/>
              <w:left w:val="nil"/>
              <w:bottom w:val="nil"/>
              <w:right w:val="nil"/>
            </w:tcBorders>
            <w:noWrap/>
            <w:vAlign w:val="center"/>
            <w:hideMark/>
          </w:tcPr>
          <w:p w14:paraId="5BD8D24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single" w:sz="4" w:space="0" w:color="auto"/>
              <w:left w:val="nil"/>
              <w:bottom w:val="nil"/>
              <w:right w:val="nil"/>
            </w:tcBorders>
            <w:noWrap/>
            <w:vAlign w:val="center"/>
            <w:hideMark/>
          </w:tcPr>
          <w:p w14:paraId="2808FF4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10771,67</w:t>
            </w:r>
          </w:p>
        </w:tc>
        <w:tc>
          <w:tcPr>
            <w:tcW w:w="717" w:type="pct"/>
            <w:tcBorders>
              <w:top w:val="single" w:sz="4" w:space="0" w:color="auto"/>
              <w:left w:val="nil"/>
              <w:bottom w:val="nil"/>
              <w:right w:val="nil"/>
            </w:tcBorders>
            <w:noWrap/>
            <w:vAlign w:val="center"/>
            <w:hideMark/>
          </w:tcPr>
          <w:p w14:paraId="7C3580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8,52</w:t>
            </w:r>
          </w:p>
        </w:tc>
      </w:tr>
      <w:tr w:rsidR="00C07E28" w:rsidRPr="001A0EA4" w14:paraId="09220CF9" w14:textId="77777777" w:rsidTr="001962D2">
        <w:trPr>
          <w:trHeight w:val="300"/>
        </w:trPr>
        <w:tc>
          <w:tcPr>
            <w:tcW w:w="551" w:type="pct"/>
            <w:vMerge/>
            <w:tcBorders>
              <w:top w:val="single" w:sz="4" w:space="0" w:color="auto"/>
              <w:left w:val="nil"/>
              <w:bottom w:val="single" w:sz="4" w:space="0" w:color="000000"/>
              <w:right w:val="nil"/>
            </w:tcBorders>
            <w:vAlign w:val="center"/>
            <w:hideMark/>
          </w:tcPr>
          <w:p w14:paraId="280CA994"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BC8660B" w14:textId="7F1D7C34"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vegetation,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 x 50 m pixels)</w:t>
            </w:r>
          </w:p>
        </w:tc>
        <w:tc>
          <w:tcPr>
            <w:tcW w:w="551" w:type="pct"/>
            <w:tcBorders>
              <w:top w:val="nil"/>
              <w:left w:val="nil"/>
              <w:bottom w:val="nil"/>
              <w:right w:val="nil"/>
            </w:tcBorders>
            <w:noWrap/>
            <w:vAlign w:val="center"/>
            <w:hideMark/>
          </w:tcPr>
          <w:p w14:paraId="21FF75E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3,17</w:t>
            </w:r>
          </w:p>
        </w:tc>
        <w:tc>
          <w:tcPr>
            <w:tcW w:w="551" w:type="pct"/>
            <w:tcBorders>
              <w:top w:val="nil"/>
              <w:left w:val="nil"/>
              <w:bottom w:val="nil"/>
              <w:right w:val="nil"/>
            </w:tcBorders>
            <w:noWrap/>
            <w:vAlign w:val="center"/>
            <w:hideMark/>
          </w:tcPr>
          <w:p w14:paraId="605C25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23,60</w:t>
            </w:r>
          </w:p>
        </w:tc>
        <w:tc>
          <w:tcPr>
            <w:tcW w:w="551" w:type="pct"/>
            <w:tcBorders>
              <w:top w:val="nil"/>
              <w:left w:val="nil"/>
              <w:bottom w:val="nil"/>
              <w:right w:val="nil"/>
            </w:tcBorders>
            <w:noWrap/>
            <w:vAlign w:val="center"/>
            <w:hideMark/>
          </w:tcPr>
          <w:p w14:paraId="4A1DF4C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A44401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1958,78</w:t>
            </w:r>
          </w:p>
        </w:tc>
        <w:tc>
          <w:tcPr>
            <w:tcW w:w="717" w:type="pct"/>
            <w:tcBorders>
              <w:top w:val="nil"/>
              <w:left w:val="nil"/>
              <w:bottom w:val="nil"/>
              <w:right w:val="nil"/>
            </w:tcBorders>
            <w:noWrap/>
            <w:vAlign w:val="center"/>
            <w:hideMark/>
          </w:tcPr>
          <w:p w14:paraId="275BD5B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6,76</w:t>
            </w:r>
          </w:p>
        </w:tc>
      </w:tr>
      <w:tr w:rsidR="00C07E28" w:rsidRPr="001A0EA4" w14:paraId="191864BB" w14:textId="77777777" w:rsidTr="001962D2">
        <w:trPr>
          <w:trHeight w:val="300"/>
        </w:trPr>
        <w:tc>
          <w:tcPr>
            <w:tcW w:w="551" w:type="pct"/>
            <w:vMerge/>
            <w:tcBorders>
              <w:top w:val="single" w:sz="4" w:space="0" w:color="auto"/>
              <w:left w:val="nil"/>
              <w:bottom w:val="single" w:sz="4" w:space="0" w:color="000000"/>
              <w:right w:val="nil"/>
            </w:tcBorders>
            <w:vAlign w:val="center"/>
            <w:hideMark/>
          </w:tcPr>
          <w:p w14:paraId="7A5850D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4D132E94" w14:textId="17D14AE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speed, km</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h</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nil"/>
              <w:right w:val="nil"/>
            </w:tcBorders>
            <w:noWrap/>
            <w:vAlign w:val="center"/>
            <w:hideMark/>
          </w:tcPr>
          <w:p w14:paraId="73EEBA6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2,07</w:t>
            </w:r>
          </w:p>
        </w:tc>
        <w:tc>
          <w:tcPr>
            <w:tcW w:w="551" w:type="pct"/>
            <w:tcBorders>
              <w:top w:val="nil"/>
              <w:left w:val="nil"/>
              <w:bottom w:val="nil"/>
              <w:right w:val="nil"/>
            </w:tcBorders>
            <w:noWrap/>
            <w:vAlign w:val="center"/>
            <w:hideMark/>
          </w:tcPr>
          <w:p w14:paraId="28711A8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14,12</w:t>
            </w:r>
          </w:p>
        </w:tc>
        <w:tc>
          <w:tcPr>
            <w:tcW w:w="551" w:type="pct"/>
            <w:tcBorders>
              <w:top w:val="nil"/>
              <w:left w:val="nil"/>
              <w:bottom w:val="nil"/>
              <w:right w:val="nil"/>
            </w:tcBorders>
            <w:noWrap/>
            <w:vAlign w:val="center"/>
            <w:hideMark/>
          </w:tcPr>
          <w:p w14:paraId="1614115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AEA6EC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125,00</w:t>
            </w:r>
          </w:p>
        </w:tc>
        <w:tc>
          <w:tcPr>
            <w:tcW w:w="717" w:type="pct"/>
            <w:tcBorders>
              <w:top w:val="nil"/>
              <w:left w:val="nil"/>
              <w:bottom w:val="nil"/>
              <w:right w:val="nil"/>
            </w:tcBorders>
            <w:noWrap/>
            <w:vAlign w:val="center"/>
            <w:hideMark/>
          </w:tcPr>
          <w:p w14:paraId="2EA8B44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2,17</w:t>
            </w:r>
          </w:p>
        </w:tc>
      </w:tr>
      <w:tr w:rsidR="00C07E28" w:rsidRPr="001A0EA4" w14:paraId="0EFB080E" w14:textId="77777777" w:rsidTr="001962D2">
        <w:trPr>
          <w:trHeight w:val="300"/>
        </w:trPr>
        <w:tc>
          <w:tcPr>
            <w:tcW w:w="551" w:type="pct"/>
            <w:vMerge/>
            <w:tcBorders>
              <w:top w:val="single" w:sz="4" w:space="0" w:color="auto"/>
              <w:left w:val="nil"/>
              <w:bottom w:val="single" w:sz="4" w:space="0" w:color="000000"/>
              <w:right w:val="nil"/>
            </w:tcBorders>
            <w:vAlign w:val="center"/>
            <w:hideMark/>
          </w:tcPr>
          <w:p w14:paraId="57DD0D1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5A87F1C0" w14:textId="0295A8FC"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traffic, cars</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day</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single" w:sz="4" w:space="0" w:color="auto"/>
              <w:right w:val="nil"/>
            </w:tcBorders>
            <w:noWrap/>
            <w:vAlign w:val="center"/>
            <w:hideMark/>
          </w:tcPr>
          <w:p w14:paraId="2C5245D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509,67</w:t>
            </w:r>
          </w:p>
        </w:tc>
        <w:tc>
          <w:tcPr>
            <w:tcW w:w="551" w:type="pct"/>
            <w:tcBorders>
              <w:top w:val="nil"/>
              <w:left w:val="nil"/>
              <w:bottom w:val="single" w:sz="4" w:space="0" w:color="auto"/>
              <w:right w:val="nil"/>
            </w:tcBorders>
            <w:noWrap/>
            <w:vAlign w:val="center"/>
            <w:hideMark/>
          </w:tcPr>
          <w:p w14:paraId="6B4E22F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4112,32</w:t>
            </w:r>
          </w:p>
        </w:tc>
        <w:tc>
          <w:tcPr>
            <w:tcW w:w="551" w:type="pct"/>
            <w:tcBorders>
              <w:top w:val="nil"/>
              <w:left w:val="nil"/>
              <w:bottom w:val="single" w:sz="4" w:space="0" w:color="auto"/>
              <w:right w:val="nil"/>
            </w:tcBorders>
            <w:noWrap/>
            <w:vAlign w:val="center"/>
            <w:hideMark/>
          </w:tcPr>
          <w:p w14:paraId="2F9F6F9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4" w:space="0" w:color="auto"/>
              <w:right w:val="nil"/>
            </w:tcBorders>
            <w:noWrap/>
            <w:vAlign w:val="center"/>
            <w:hideMark/>
          </w:tcPr>
          <w:p w14:paraId="1288A70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111128,41</w:t>
            </w:r>
          </w:p>
        </w:tc>
        <w:tc>
          <w:tcPr>
            <w:tcW w:w="717" w:type="pct"/>
            <w:tcBorders>
              <w:top w:val="nil"/>
              <w:left w:val="nil"/>
              <w:bottom w:val="single" w:sz="4" w:space="0" w:color="auto"/>
              <w:right w:val="nil"/>
            </w:tcBorders>
            <w:noWrap/>
            <w:vAlign w:val="center"/>
            <w:hideMark/>
          </w:tcPr>
          <w:p w14:paraId="1F7CBA1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2,16</w:t>
            </w:r>
          </w:p>
        </w:tc>
      </w:tr>
      <w:tr w:rsidR="00C07E28" w:rsidRPr="001A0EA4" w14:paraId="2E3037D4" w14:textId="77777777" w:rsidTr="001962D2">
        <w:trPr>
          <w:trHeight w:val="600"/>
        </w:trPr>
        <w:tc>
          <w:tcPr>
            <w:tcW w:w="551" w:type="pct"/>
            <w:vMerge w:val="restart"/>
            <w:tcBorders>
              <w:top w:val="nil"/>
              <w:left w:val="nil"/>
              <w:bottom w:val="single" w:sz="8" w:space="0" w:color="000000"/>
              <w:right w:val="nil"/>
            </w:tcBorders>
            <w:noWrap/>
            <w:vAlign w:val="center"/>
            <w:hideMark/>
          </w:tcPr>
          <w:p w14:paraId="4F70A7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sampling</w:t>
            </w:r>
          </w:p>
        </w:tc>
        <w:tc>
          <w:tcPr>
            <w:tcW w:w="1526" w:type="pct"/>
            <w:tcBorders>
              <w:top w:val="nil"/>
              <w:left w:val="nil"/>
              <w:bottom w:val="nil"/>
              <w:right w:val="nil"/>
            </w:tcBorders>
            <w:vAlign w:val="center"/>
            <w:hideMark/>
          </w:tcPr>
          <w:p w14:paraId="2FD4C09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pressure                       </w:t>
            </w:r>
            <w:r w:rsidRPr="001A0EA4">
              <w:rPr>
                <w:rFonts w:ascii="Times New Roman" w:eastAsia="Times New Roman" w:hAnsi="Times New Roman" w:cs="Times New Roman"/>
                <w:i/>
                <w:iCs/>
                <w:color w:val="000000"/>
                <w:sz w:val="18"/>
                <w:szCs w:val="18"/>
                <w:lang w:val="en-GB" w:eastAsia="fr-FR"/>
              </w:rPr>
              <w:t xml:space="preserve">(total </w:t>
            </w:r>
            <w:proofErr w:type="spellStart"/>
            <w:r w:rsidRPr="001A0EA4">
              <w:rPr>
                <w:rFonts w:ascii="Times New Roman" w:eastAsia="Times New Roman" w:hAnsi="Times New Roman" w:cs="Times New Roman"/>
                <w:i/>
                <w:iCs/>
                <w:color w:val="000000"/>
                <w:sz w:val="18"/>
                <w:szCs w:val="18"/>
                <w:lang w:val="en-GB" w:eastAsia="fr-FR"/>
              </w:rPr>
              <w:t>nb.</w:t>
            </w:r>
            <w:proofErr w:type="spellEnd"/>
            <w:r w:rsidRPr="001A0EA4">
              <w:rPr>
                <w:rFonts w:ascii="Times New Roman" w:eastAsia="Times New Roman" w:hAnsi="Times New Roman" w:cs="Times New Roman"/>
                <w:i/>
                <w:iCs/>
                <w:color w:val="000000"/>
                <w:sz w:val="18"/>
                <w:szCs w:val="18"/>
                <w:lang w:val="en-GB" w:eastAsia="fr-FR"/>
              </w:rPr>
              <w:t xml:space="preserve"> of records in database)</w:t>
            </w:r>
          </w:p>
        </w:tc>
        <w:tc>
          <w:tcPr>
            <w:tcW w:w="551" w:type="pct"/>
            <w:tcBorders>
              <w:top w:val="nil"/>
              <w:left w:val="nil"/>
              <w:bottom w:val="nil"/>
              <w:right w:val="nil"/>
            </w:tcBorders>
            <w:noWrap/>
            <w:vAlign w:val="center"/>
            <w:hideMark/>
          </w:tcPr>
          <w:p w14:paraId="0FEE3F1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2775,82</w:t>
            </w:r>
          </w:p>
        </w:tc>
        <w:tc>
          <w:tcPr>
            <w:tcW w:w="551" w:type="pct"/>
            <w:tcBorders>
              <w:top w:val="nil"/>
              <w:left w:val="nil"/>
              <w:bottom w:val="nil"/>
              <w:right w:val="nil"/>
            </w:tcBorders>
            <w:noWrap/>
            <w:vAlign w:val="center"/>
            <w:hideMark/>
          </w:tcPr>
          <w:p w14:paraId="41F66EE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5409,47</w:t>
            </w:r>
          </w:p>
        </w:tc>
        <w:tc>
          <w:tcPr>
            <w:tcW w:w="551" w:type="pct"/>
            <w:tcBorders>
              <w:top w:val="nil"/>
              <w:left w:val="nil"/>
              <w:bottom w:val="nil"/>
              <w:right w:val="nil"/>
            </w:tcBorders>
            <w:noWrap/>
            <w:vAlign w:val="center"/>
            <w:hideMark/>
          </w:tcPr>
          <w:p w14:paraId="260A6E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94521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65316,00</w:t>
            </w:r>
          </w:p>
        </w:tc>
        <w:tc>
          <w:tcPr>
            <w:tcW w:w="717" w:type="pct"/>
            <w:tcBorders>
              <w:top w:val="nil"/>
              <w:left w:val="nil"/>
              <w:bottom w:val="nil"/>
              <w:right w:val="nil"/>
            </w:tcBorders>
            <w:noWrap/>
            <w:vAlign w:val="center"/>
            <w:hideMark/>
          </w:tcPr>
          <w:p w14:paraId="6C2A4F4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E3ABB31" w14:textId="77777777" w:rsidTr="001962D2">
        <w:trPr>
          <w:trHeight w:val="600"/>
        </w:trPr>
        <w:tc>
          <w:tcPr>
            <w:tcW w:w="551" w:type="pct"/>
            <w:vMerge/>
            <w:tcBorders>
              <w:top w:val="nil"/>
              <w:left w:val="nil"/>
              <w:bottom w:val="single" w:sz="8" w:space="0" w:color="000000"/>
              <w:right w:val="nil"/>
            </w:tcBorders>
            <w:vAlign w:val="center"/>
            <w:hideMark/>
          </w:tcPr>
          <w:p w14:paraId="0ADA7C30"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7ADAEB7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frequency                          </w:t>
            </w:r>
            <w:r w:rsidRPr="001A0EA4">
              <w:rPr>
                <w:rFonts w:ascii="Times New Roman" w:eastAsia="Times New Roman" w:hAnsi="Times New Roman" w:cs="Times New Roman"/>
                <w:i/>
                <w:iCs/>
                <w:color w:val="000000"/>
                <w:sz w:val="18"/>
                <w:szCs w:val="18"/>
                <w:lang w:val="en-GB" w:eastAsia="fr-FR"/>
              </w:rPr>
              <w:t>(</w:t>
            </w:r>
            <w:proofErr w:type="spellStart"/>
            <w:r w:rsidRPr="001A0EA4">
              <w:rPr>
                <w:rFonts w:ascii="Times New Roman" w:eastAsia="Times New Roman" w:hAnsi="Times New Roman" w:cs="Times New Roman"/>
                <w:i/>
                <w:iCs/>
                <w:color w:val="000000"/>
                <w:sz w:val="18"/>
                <w:szCs w:val="18"/>
                <w:lang w:val="en-GB" w:eastAsia="fr-FR"/>
              </w:rPr>
              <w:t>nb.</w:t>
            </w:r>
            <w:proofErr w:type="spellEnd"/>
            <w:r w:rsidRPr="001A0EA4">
              <w:rPr>
                <w:rFonts w:ascii="Times New Roman" w:eastAsia="Times New Roman" w:hAnsi="Times New Roman" w:cs="Times New Roman"/>
                <w:i/>
                <w:iCs/>
                <w:color w:val="000000"/>
                <w:sz w:val="18"/>
                <w:szCs w:val="18"/>
                <w:lang w:val="en-GB" w:eastAsia="fr-FR"/>
              </w:rPr>
              <w:t xml:space="preserve"> of dates in database)</w:t>
            </w:r>
          </w:p>
        </w:tc>
        <w:tc>
          <w:tcPr>
            <w:tcW w:w="551" w:type="pct"/>
            <w:tcBorders>
              <w:top w:val="nil"/>
              <w:left w:val="nil"/>
              <w:bottom w:val="nil"/>
              <w:right w:val="nil"/>
            </w:tcBorders>
            <w:noWrap/>
            <w:vAlign w:val="center"/>
            <w:hideMark/>
          </w:tcPr>
          <w:p w14:paraId="3B873C1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297,25</w:t>
            </w:r>
          </w:p>
        </w:tc>
        <w:tc>
          <w:tcPr>
            <w:tcW w:w="551" w:type="pct"/>
            <w:tcBorders>
              <w:top w:val="nil"/>
              <w:left w:val="nil"/>
              <w:bottom w:val="nil"/>
              <w:right w:val="nil"/>
            </w:tcBorders>
            <w:noWrap/>
            <w:vAlign w:val="center"/>
            <w:hideMark/>
          </w:tcPr>
          <w:p w14:paraId="4E1A44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378,45</w:t>
            </w:r>
          </w:p>
        </w:tc>
        <w:tc>
          <w:tcPr>
            <w:tcW w:w="551" w:type="pct"/>
            <w:tcBorders>
              <w:top w:val="nil"/>
              <w:left w:val="nil"/>
              <w:bottom w:val="nil"/>
              <w:right w:val="nil"/>
            </w:tcBorders>
            <w:noWrap/>
            <w:vAlign w:val="center"/>
            <w:hideMark/>
          </w:tcPr>
          <w:p w14:paraId="60C8C13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0AA23B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3704,00</w:t>
            </w:r>
          </w:p>
        </w:tc>
        <w:tc>
          <w:tcPr>
            <w:tcW w:w="717" w:type="pct"/>
            <w:tcBorders>
              <w:top w:val="nil"/>
              <w:left w:val="nil"/>
              <w:bottom w:val="nil"/>
              <w:right w:val="nil"/>
            </w:tcBorders>
            <w:noWrap/>
            <w:vAlign w:val="center"/>
            <w:hideMark/>
          </w:tcPr>
          <w:p w14:paraId="6A2811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754DB28C" w14:textId="77777777" w:rsidTr="001962D2">
        <w:trPr>
          <w:trHeight w:val="900"/>
        </w:trPr>
        <w:tc>
          <w:tcPr>
            <w:tcW w:w="551" w:type="pct"/>
            <w:vMerge/>
            <w:tcBorders>
              <w:top w:val="nil"/>
              <w:left w:val="nil"/>
              <w:bottom w:val="single" w:sz="8" w:space="0" w:color="000000"/>
              <w:right w:val="nil"/>
            </w:tcBorders>
            <w:vAlign w:val="center"/>
            <w:hideMark/>
          </w:tcPr>
          <w:p w14:paraId="4E2C1A1F"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CF2F08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diversity                             </w:t>
            </w:r>
            <w:r w:rsidRPr="001A0EA4">
              <w:rPr>
                <w:rFonts w:ascii="Times New Roman" w:eastAsia="Times New Roman" w:hAnsi="Times New Roman" w:cs="Times New Roman"/>
                <w:i/>
                <w:iCs/>
                <w:color w:val="000000"/>
                <w:sz w:val="18"/>
                <w:szCs w:val="18"/>
                <w:lang w:val="en-GB" w:eastAsia="fr-FR"/>
              </w:rPr>
              <w:t>(</w:t>
            </w:r>
            <w:proofErr w:type="spellStart"/>
            <w:r w:rsidRPr="001A0EA4">
              <w:rPr>
                <w:rFonts w:ascii="Times New Roman" w:eastAsia="Times New Roman" w:hAnsi="Times New Roman" w:cs="Times New Roman"/>
                <w:i/>
                <w:iCs/>
                <w:color w:val="000000"/>
                <w:sz w:val="18"/>
                <w:szCs w:val="18"/>
                <w:lang w:val="en-GB" w:eastAsia="fr-FR"/>
              </w:rPr>
              <w:t>nb.</w:t>
            </w:r>
            <w:proofErr w:type="spellEnd"/>
            <w:r w:rsidRPr="001A0EA4">
              <w:rPr>
                <w:rFonts w:ascii="Times New Roman" w:eastAsia="Times New Roman" w:hAnsi="Times New Roman" w:cs="Times New Roman"/>
                <w:i/>
                <w:iCs/>
                <w:color w:val="000000"/>
                <w:sz w:val="18"/>
                <w:szCs w:val="18"/>
                <w:lang w:val="en-GB" w:eastAsia="fr-FR"/>
              </w:rPr>
              <w:t xml:space="preserve"> of animal species in database)</w:t>
            </w:r>
          </w:p>
        </w:tc>
        <w:tc>
          <w:tcPr>
            <w:tcW w:w="551" w:type="pct"/>
            <w:tcBorders>
              <w:top w:val="nil"/>
              <w:left w:val="nil"/>
              <w:bottom w:val="nil"/>
              <w:right w:val="nil"/>
            </w:tcBorders>
            <w:noWrap/>
            <w:vAlign w:val="center"/>
            <w:hideMark/>
          </w:tcPr>
          <w:p w14:paraId="5F0145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131,65</w:t>
            </w:r>
          </w:p>
        </w:tc>
        <w:tc>
          <w:tcPr>
            <w:tcW w:w="551" w:type="pct"/>
            <w:tcBorders>
              <w:top w:val="nil"/>
              <w:left w:val="nil"/>
              <w:bottom w:val="nil"/>
              <w:right w:val="nil"/>
            </w:tcBorders>
            <w:noWrap/>
            <w:vAlign w:val="center"/>
            <w:hideMark/>
          </w:tcPr>
          <w:p w14:paraId="4EC6BD2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83,90</w:t>
            </w:r>
          </w:p>
        </w:tc>
        <w:tc>
          <w:tcPr>
            <w:tcW w:w="551" w:type="pct"/>
            <w:tcBorders>
              <w:top w:val="nil"/>
              <w:left w:val="nil"/>
              <w:bottom w:val="nil"/>
              <w:right w:val="nil"/>
            </w:tcBorders>
            <w:noWrap/>
            <w:vAlign w:val="center"/>
            <w:hideMark/>
          </w:tcPr>
          <w:p w14:paraId="3953BF7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CE5DF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1003,00</w:t>
            </w:r>
          </w:p>
        </w:tc>
        <w:tc>
          <w:tcPr>
            <w:tcW w:w="717" w:type="pct"/>
            <w:tcBorders>
              <w:top w:val="nil"/>
              <w:left w:val="nil"/>
              <w:bottom w:val="nil"/>
              <w:right w:val="nil"/>
            </w:tcBorders>
            <w:noWrap/>
            <w:vAlign w:val="center"/>
            <w:hideMark/>
          </w:tcPr>
          <w:p w14:paraId="79CE2A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0C2A42D" w14:textId="77777777" w:rsidTr="001962D2">
        <w:trPr>
          <w:trHeight w:val="615"/>
        </w:trPr>
        <w:tc>
          <w:tcPr>
            <w:tcW w:w="551" w:type="pct"/>
            <w:vMerge/>
            <w:tcBorders>
              <w:top w:val="nil"/>
              <w:left w:val="nil"/>
              <w:bottom w:val="single" w:sz="8" w:space="0" w:color="000000"/>
              <w:right w:val="nil"/>
            </w:tcBorders>
            <w:vAlign w:val="center"/>
            <w:hideMark/>
          </w:tcPr>
          <w:p w14:paraId="40C7933B"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8" w:space="0" w:color="auto"/>
              <w:right w:val="nil"/>
            </w:tcBorders>
            <w:vAlign w:val="center"/>
            <w:hideMark/>
          </w:tcPr>
          <w:p w14:paraId="43680757"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observer diversity                              </w:t>
            </w:r>
            <w:r w:rsidRPr="001A0EA4">
              <w:rPr>
                <w:rFonts w:ascii="Times New Roman" w:eastAsia="Times New Roman" w:hAnsi="Times New Roman" w:cs="Times New Roman"/>
                <w:i/>
                <w:iCs/>
                <w:color w:val="000000"/>
                <w:sz w:val="18"/>
                <w:szCs w:val="18"/>
                <w:lang w:val="en-GB" w:eastAsia="fr-FR"/>
              </w:rPr>
              <w:t>(</w:t>
            </w:r>
            <w:proofErr w:type="spellStart"/>
            <w:r w:rsidRPr="001A0EA4">
              <w:rPr>
                <w:rFonts w:ascii="Times New Roman" w:eastAsia="Times New Roman" w:hAnsi="Times New Roman" w:cs="Times New Roman"/>
                <w:i/>
                <w:iCs/>
                <w:color w:val="000000"/>
                <w:sz w:val="18"/>
                <w:szCs w:val="18"/>
                <w:lang w:val="en-GB" w:eastAsia="fr-FR"/>
              </w:rPr>
              <w:t>nb.</w:t>
            </w:r>
            <w:proofErr w:type="spellEnd"/>
            <w:r w:rsidRPr="001A0EA4">
              <w:rPr>
                <w:rFonts w:ascii="Times New Roman" w:eastAsia="Times New Roman" w:hAnsi="Times New Roman" w:cs="Times New Roman"/>
                <w:i/>
                <w:iCs/>
                <w:color w:val="000000"/>
                <w:sz w:val="18"/>
                <w:szCs w:val="18"/>
                <w:lang w:val="en-GB" w:eastAsia="fr-FR"/>
              </w:rPr>
              <w:t xml:space="preserve"> of observers in database)</w:t>
            </w:r>
          </w:p>
        </w:tc>
        <w:tc>
          <w:tcPr>
            <w:tcW w:w="551" w:type="pct"/>
            <w:tcBorders>
              <w:top w:val="nil"/>
              <w:left w:val="nil"/>
              <w:bottom w:val="single" w:sz="8" w:space="0" w:color="auto"/>
              <w:right w:val="nil"/>
            </w:tcBorders>
            <w:noWrap/>
            <w:vAlign w:val="center"/>
            <w:hideMark/>
          </w:tcPr>
          <w:p w14:paraId="08EE645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59,27</w:t>
            </w:r>
          </w:p>
        </w:tc>
        <w:tc>
          <w:tcPr>
            <w:tcW w:w="551" w:type="pct"/>
            <w:tcBorders>
              <w:top w:val="nil"/>
              <w:left w:val="nil"/>
              <w:bottom w:val="single" w:sz="8" w:space="0" w:color="auto"/>
              <w:right w:val="nil"/>
            </w:tcBorders>
            <w:noWrap/>
            <w:vAlign w:val="center"/>
            <w:hideMark/>
          </w:tcPr>
          <w:p w14:paraId="3C8BCE8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66,65</w:t>
            </w:r>
          </w:p>
        </w:tc>
        <w:tc>
          <w:tcPr>
            <w:tcW w:w="551" w:type="pct"/>
            <w:tcBorders>
              <w:top w:val="nil"/>
              <w:left w:val="nil"/>
              <w:bottom w:val="single" w:sz="8" w:space="0" w:color="auto"/>
              <w:right w:val="nil"/>
            </w:tcBorders>
            <w:noWrap/>
            <w:vAlign w:val="center"/>
            <w:hideMark/>
          </w:tcPr>
          <w:p w14:paraId="5A7F972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8" w:space="0" w:color="auto"/>
              <w:right w:val="nil"/>
            </w:tcBorders>
            <w:noWrap/>
            <w:vAlign w:val="center"/>
            <w:hideMark/>
          </w:tcPr>
          <w:p w14:paraId="6BD628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631,00</w:t>
            </w:r>
          </w:p>
        </w:tc>
        <w:tc>
          <w:tcPr>
            <w:tcW w:w="717" w:type="pct"/>
            <w:tcBorders>
              <w:top w:val="nil"/>
              <w:left w:val="nil"/>
              <w:bottom w:val="single" w:sz="8" w:space="0" w:color="auto"/>
              <w:right w:val="nil"/>
            </w:tcBorders>
            <w:noWrap/>
            <w:vAlign w:val="center"/>
            <w:hideMark/>
          </w:tcPr>
          <w:p w14:paraId="11DAC4F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bl>
    <w:p w14:paraId="67B0AEA5" w14:textId="77777777" w:rsidR="00FD4651" w:rsidRPr="00235BC3" w:rsidRDefault="00FD4651" w:rsidP="00235BC3">
      <w:pPr>
        <w:spacing w:line="480" w:lineRule="auto"/>
        <w:rPr>
          <w:rFonts w:ascii="Times New Roman" w:hAnsi="Times New Roman" w:cs="Times New Roman"/>
          <w:sz w:val="24"/>
          <w:szCs w:val="24"/>
          <w:lang w:val="en-GB"/>
        </w:rPr>
      </w:pPr>
    </w:p>
    <w:p w14:paraId="15DA3A2E" w14:textId="77777777" w:rsidR="00112E00" w:rsidRPr="00235BC3" w:rsidRDefault="00112E00" w:rsidP="00235BC3">
      <w:pPr>
        <w:spacing w:line="480" w:lineRule="auto"/>
        <w:rPr>
          <w:rFonts w:ascii="Times New Roman" w:hAnsi="Times New Roman" w:cs="Times New Roman"/>
          <w:sz w:val="24"/>
          <w:szCs w:val="24"/>
        </w:rPr>
      </w:pPr>
    </w:p>
    <w:p w14:paraId="31861AD0" w14:textId="097F4138" w:rsidR="00C35CCD" w:rsidRPr="00235BC3" w:rsidRDefault="00D33BC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Danger layer – environmental predictors</w:t>
      </w:r>
    </w:p>
    <w:p w14:paraId="69D05719" w14:textId="77777777" w:rsidR="004C3A1E" w:rsidRPr="00235BC3" w:rsidRDefault="004C3A1E" w:rsidP="00235BC3">
      <w:pPr>
        <w:spacing w:line="480" w:lineRule="auto"/>
        <w:rPr>
          <w:rFonts w:ascii="Times New Roman" w:hAnsi="Times New Roman" w:cs="Times New Roman"/>
          <w:color w:val="FF0000"/>
          <w:sz w:val="24"/>
          <w:szCs w:val="24"/>
          <w:lang w:val="en-GB"/>
        </w:rPr>
      </w:pPr>
    </w:p>
    <w:p w14:paraId="47A4C3CA" w14:textId="13C39045" w:rsidR="0036241B" w:rsidRPr="00235BC3" w:rsidRDefault="0026449A"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immediate environment around a road </w:t>
      </w:r>
      <w:r w:rsidR="00CF50A1" w:rsidRPr="00235BC3">
        <w:rPr>
          <w:rFonts w:ascii="Times New Roman" w:hAnsi="Times New Roman" w:cs="Times New Roman"/>
          <w:sz w:val="24"/>
          <w:szCs w:val="24"/>
          <w:lang w:val="en-GB"/>
        </w:rPr>
        <w:t xml:space="preserve">has an </w:t>
      </w:r>
      <w:r w:rsidRPr="00235BC3">
        <w:rPr>
          <w:rFonts w:ascii="Times New Roman" w:hAnsi="Times New Roman" w:cs="Times New Roman"/>
          <w:sz w:val="24"/>
          <w:szCs w:val="24"/>
          <w:lang w:val="en-GB"/>
        </w:rPr>
        <w:t xml:space="preserve">attracting or repulsing </w:t>
      </w:r>
      <w:r w:rsidR="00CF50A1" w:rsidRPr="00235BC3">
        <w:rPr>
          <w:rFonts w:ascii="Times New Roman" w:hAnsi="Times New Roman" w:cs="Times New Roman"/>
          <w:sz w:val="24"/>
          <w:szCs w:val="24"/>
          <w:lang w:val="en-GB"/>
        </w:rPr>
        <w:t>effect that may inflate</w:t>
      </w:r>
      <w:r w:rsidR="000732D1" w:rsidRPr="00235BC3">
        <w:rPr>
          <w:rFonts w:ascii="Times New Roman" w:hAnsi="Times New Roman" w:cs="Times New Roman"/>
          <w:sz w:val="24"/>
          <w:szCs w:val="24"/>
          <w:lang w:val="en-GB"/>
        </w:rPr>
        <w:t xml:space="preserve"> crossing</w:t>
      </w:r>
      <w:r w:rsidR="00CF50A1" w:rsidRPr="00235BC3">
        <w:rPr>
          <w:rFonts w:ascii="Times New Roman" w:hAnsi="Times New Roman" w:cs="Times New Roman"/>
          <w:sz w:val="24"/>
          <w:szCs w:val="24"/>
          <w:lang w:val="en-GB"/>
        </w:rPr>
        <w:t xml:space="preserve"> probabilities, concentrate animals on favourable roadsides or trigger collision-prone behaviours</w:t>
      </w:r>
      <w:r w:rsidRPr="00235BC3">
        <w:rPr>
          <w:rFonts w:ascii="Times New Roman" w:hAnsi="Times New Roman" w:cs="Times New Roman"/>
          <w:sz w:val="24"/>
          <w:szCs w:val="24"/>
          <w:lang w:val="en-GB"/>
        </w:rPr>
        <w:t xml:space="preserve">. </w:t>
      </w:r>
      <w:r w:rsidR="00D71E68" w:rsidRPr="00235BC3">
        <w:rPr>
          <w:rFonts w:ascii="Times New Roman" w:hAnsi="Times New Roman" w:cs="Times New Roman"/>
          <w:sz w:val="24"/>
          <w:szCs w:val="24"/>
          <w:lang w:val="en-GB"/>
        </w:rPr>
        <w:t xml:space="preserve">We </w:t>
      </w:r>
      <w:r w:rsidR="00CF50A1" w:rsidRPr="00235BC3">
        <w:rPr>
          <w:rFonts w:ascii="Times New Roman" w:hAnsi="Times New Roman" w:cs="Times New Roman"/>
          <w:sz w:val="24"/>
          <w:szCs w:val="24"/>
          <w:lang w:val="en-GB"/>
        </w:rPr>
        <w:t xml:space="preserve">therefore included </w:t>
      </w:r>
      <w:r w:rsidR="00D71E68" w:rsidRPr="00235BC3">
        <w:rPr>
          <w:rFonts w:ascii="Times New Roman" w:hAnsi="Times New Roman" w:cs="Times New Roman"/>
          <w:sz w:val="24"/>
          <w:szCs w:val="24"/>
          <w:lang w:val="en-GB"/>
        </w:rPr>
        <w:t xml:space="preserve">the proximity of roads to vegetation and water as predictors </w:t>
      </w:r>
      <w:r w:rsidR="00CF50A1" w:rsidRPr="00235BC3">
        <w:rPr>
          <w:rFonts w:ascii="Times New Roman" w:hAnsi="Times New Roman" w:cs="Times New Roman"/>
          <w:sz w:val="24"/>
          <w:szCs w:val="24"/>
          <w:lang w:val="en-GB"/>
        </w:rPr>
        <w:t xml:space="preserve">in the danger layer, considering that they form proxies of </w:t>
      </w:r>
      <w:r w:rsidRPr="00235BC3">
        <w:rPr>
          <w:rFonts w:ascii="Times New Roman" w:hAnsi="Times New Roman" w:cs="Times New Roman"/>
          <w:sz w:val="24"/>
          <w:szCs w:val="24"/>
          <w:lang w:val="en-GB"/>
        </w:rPr>
        <w:t>ecological corridor</w:t>
      </w:r>
      <w:r w:rsidR="00D71E68" w:rsidRPr="00235BC3">
        <w:rPr>
          <w:rFonts w:ascii="Times New Roman" w:hAnsi="Times New Roman" w:cs="Times New Roman"/>
          <w:sz w:val="24"/>
          <w:szCs w:val="24"/>
          <w:lang w:val="en-GB"/>
        </w:rPr>
        <w:t>s</w:t>
      </w:r>
      <w:r w:rsidR="00E223E3" w:rsidRPr="00235BC3">
        <w:rPr>
          <w:rFonts w:ascii="Times New Roman" w:hAnsi="Times New Roman" w:cs="Times New Roman"/>
          <w:sz w:val="24"/>
          <w:szCs w:val="24"/>
          <w:lang w:val="en-GB"/>
        </w:rPr>
        <w:t>, resource availability</w:t>
      </w:r>
      <w:r w:rsidRPr="00235BC3">
        <w:rPr>
          <w:rFonts w:ascii="Times New Roman" w:hAnsi="Times New Roman" w:cs="Times New Roman"/>
          <w:sz w:val="24"/>
          <w:szCs w:val="24"/>
          <w:lang w:val="en-GB"/>
        </w:rPr>
        <w:t xml:space="preserve"> and suitable local habitat</w:t>
      </w:r>
      <w:r w:rsidR="00D71E68" w:rsidRPr="00235BC3">
        <w:rPr>
          <w:rFonts w:ascii="Times New Roman" w:hAnsi="Times New Roman" w:cs="Times New Roman"/>
          <w:sz w:val="24"/>
          <w:szCs w:val="24"/>
          <w:lang w:val="en-GB"/>
        </w:rPr>
        <w:t>s</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fldChar w:fldCharType="begin"/>
      </w:r>
      <w:r w:rsidR="006D313E">
        <w:rPr>
          <w:rFonts w:ascii="Times New Roman" w:hAnsi="Times New Roman" w:cs="Times New Roman"/>
          <w:sz w:val="24"/>
          <w:szCs w:val="24"/>
          <w:lang w:val="en-GB"/>
        </w:rPr>
        <w:instrText xml:space="preserve"> ADDIN ZOTERO_ITEM CSL_CITATION {"citationID":"s0FzmLBf","properties":{"formattedCitation":"(Benitez-Lopez et al. 2010)","plainCitation":"(Benitez-Lopez et al. 2010)","noteIndex":0},"citationItems":[{"id":18332,"uris":["http://zotero.org/users/942300/items/R8GMXVTZ"],"itemData":{"id":18332,"type":"article-journal","abstract":"Biodiversity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(Benitez-Lopez et al. 2010)</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We measured </w:t>
      </w:r>
      <w:r w:rsidR="00CE377F" w:rsidRPr="00235BC3">
        <w:rPr>
          <w:rFonts w:ascii="Times New Roman" w:hAnsi="Times New Roman" w:cs="Times New Roman"/>
          <w:sz w:val="24"/>
          <w:szCs w:val="24"/>
          <w:lang w:val="en-GB"/>
        </w:rPr>
        <w:t xml:space="preserve">these two variables </w:t>
      </w:r>
      <w:r w:rsidRPr="00235BC3">
        <w:rPr>
          <w:rFonts w:ascii="Times New Roman" w:hAnsi="Times New Roman" w:cs="Times New Roman"/>
          <w:sz w:val="24"/>
          <w:szCs w:val="24"/>
          <w:lang w:val="en-GB"/>
        </w:rPr>
        <w:t xml:space="preserve">from vector layers produced by the IGN (BD-TOPO, shapefiles </w:t>
      </w:r>
      <w:proofErr w:type="spellStart"/>
      <w:r w:rsidRPr="00235BC3">
        <w:rPr>
          <w:rFonts w:ascii="Times New Roman" w:hAnsi="Times New Roman" w:cs="Times New Roman"/>
          <w:sz w:val="24"/>
          <w:szCs w:val="24"/>
          <w:lang w:val="en-GB"/>
        </w:rPr>
        <w:t>HAIE.shp</w:t>
      </w:r>
      <w:proofErr w:type="spellEnd"/>
      <w:r w:rsidRPr="00235BC3">
        <w:rPr>
          <w:rFonts w:ascii="Times New Roman" w:hAnsi="Times New Roman" w:cs="Times New Roman"/>
          <w:sz w:val="24"/>
          <w:szCs w:val="24"/>
          <w:lang w:val="en-GB"/>
        </w:rPr>
        <w:t xml:space="preserve"> - </w:t>
      </w:r>
      <w:proofErr w:type="spellStart"/>
      <w:r w:rsidRPr="00235BC3">
        <w:rPr>
          <w:rFonts w:ascii="Times New Roman" w:hAnsi="Times New Roman" w:cs="Times New Roman"/>
          <w:sz w:val="24"/>
          <w:szCs w:val="24"/>
          <w:lang w:val="en-GB"/>
        </w:rPr>
        <w:t>ZONE_DE_VEGETATION.shp</w:t>
      </w:r>
      <w:proofErr w:type="spellEnd"/>
      <w:r w:rsidRPr="00235BC3">
        <w:rPr>
          <w:rFonts w:ascii="Times New Roman" w:hAnsi="Times New Roman" w:cs="Times New Roman"/>
          <w:sz w:val="24"/>
          <w:szCs w:val="24"/>
          <w:lang w:val="en-GB"/>
        </w:rPr>
        <w:t xml:space="preserve"> - </w:t>
      </w:r>
      <w:proofErr w:type="spellStart"/>
      <w:r w:rsidRPr="00235BC3">
        <w:rPr>
          <w:rFonts w:ascii="Times New Roman" w:hAnsi="Times New Roman" w:cs="Times New Roman"/>
          <w:sz w:val="24"/>
          <w:szCs w:val="24"/>
          <w:lang w:val="en-GB"/>
        </w:rPr>
        <w:t>TRONCON_HYDROGRAPHIQUE.shp</w:t>
      </w:r>
      <w:proofErr w:type="spellEnd"/>
      <w:r w:rsidRPr="00235BC3">
        <w:rPr>
          <w:rFonts w:ascii="Times New Roman" w:hAnsi="Times New Roman" w:cs="Times New Roman"/>
          <w:sz w:val="24"/>
          <w:szCs w:val="24"/>
          <w:lang w:val="en-GB"/>
        </w:rPr>
        <w:t>)</w:t>
      </w:r>
      <w:r w:rsidR="00AE20D6" w:rsidRPr="00235BC3">
        <w:rPr>
          <w:rFonts w:ascii="Times New Roman" w:hAnsi="Times New Roman" w:cs="Times New Roman"/>
          <w:sz w:val="24"/>
          <w:szCs w:val="24"/>
          <w:lang w:val="en-GB"/>
        </w:rPr>
        <w:t>, that we rasterized at a 500 x 500 m resolution (vegetation) and 50 x 50 m resolution (water)</w:t>
      </w:r>
      <w:r w:rsidR="007A6268" w:rsidRPr="00235BC3">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3F1FCA" w:rsidRPr="00235BC3">
        <w:rPr>
          <w:rFonts w:ascii="Times New Roman" w:hAnsi="Times New Roman" w:cs="Times New Roman"/>
          <w:sz w:val="24"/>
          <w:szCs w:val="24"/>
          <w:lang w:val="en-GB"/>
        </w:rPr>
        <w:t xml:space="preserve">The difference in resolution is motivated by the </w:t>
      </w:r>
      <w:r w:rsidR="003F1FCA" w:rsidRPr="00235BC3">
        <w:rPr>
          <w:rFonts w:ascii="Times New Roman" w:hAnsi="Times New Roman" w:cs="Times New Roman"/>
          <w:i/>
          <w:iCs/>
          <w:sz w:val="24"/>
          <w:szCs w:val="24"/>
          <w:lang w:val="en-GB"/>
        </w:rPr>
        <w:t>ad hoc</w:t>
      </w:r>
      <w:r w:rsidR="003F1FCA" w:rsidRPr="00235BC3">
        <w:rPr>
          <w:rFonts w:ascii="Times New Roman" w:hAnsi="Times New Roman" w:cs="Times New Roman"/>
          <w:sz w:val="24"/>
          <w:szCs w:val="24"/>
          <w:lang w:val="en-GB"/>
        </w:rPr>
        <w:t xml:space="preserve"> expectation that vegetation has a higher range of influence than water </w:t>
      </w:r>
      <w:r w:rsidR="00901FF9" w:rsidRPr="00235BC3">
        <w:rPr>
          <w:rFonts w:ascii="Times New Roman" w:hAnsi="Times New Roman" w:cs="Times New Roman"/>
          <w:sz w:val="24"/>
          <w:szCs w:val="24"/>
          <w:lang w:val="en-GB"/>
        </w:rPr>
        <w:t xml:space="preserve">for </w:t>
      </w:r>
      <w:r w:rsidR="003F1FCA" w:rsidRPr="00235BC3">
        <w:rPr>
          <w:rFonts w:ascii="Times New Roman" w:hAnsi="Times New Roman" w:cs="Times New Roman"/>
          <w:sz w:val="24"/>
          <w:szCs w:val="24"/>
          <w:lang w:val="en-GB"/>
        </w:rPr>
        <w:t xml:space="preserve">the species </w:t>
      </w:r>
      <w:r w:rsidR="00901FF9" w:rsidRPr="00235BC3">
        <w:rPr>
          <w:rFonts w:ascii="Times New Roman" w:hAnsi="Times New Roman" w:cs="Times New Roman"/>
          <w:sz w:val="24"/>
          <w:szCs w:val="24"/>
          <w:lang w:val="en-GB"/>
        </w:rPr>
        <w:t xml:space="preserve">included in </w:t>
      </w:r>
      <w:r w:rsidR="003F1FCA" w:rsidRPr="00235BC3">
        <w:rPr>
          <w:rFonts w:ascii="Times New Roman" w:hAnsi="Times New Roman" w:cs="Times New Roman"/>
          <w:sz w:val="24"/>
          <w:szCs w:val="24"/>
          <w:lang w:val="en-GB"/>
        </w:rPr>
        <w:t>our study</w:t>
      </w:r>
      <w:r w:rsidR="009234FD" w:rsidRPr="00235BC3">
        <w:rPr>
          <w:rFonts w:ascii="Times New Roman" w:hAnsi="Times New Roman" w:cs="Times New Roman"/>
          <w:sz w:val="24"/>
          <w:szCs w:val="24"/>
          <w:lang w:val="en-GB"/>
        </w:rPr>
        <w:t>, all terrestrial mammals</w:t>
      </w:r>
      <w:r w:rsidR="00506F07" w:rsidRPr="00235BC3">
        <w:rPr>
          <w:rFonts w:ascii="Times New Roman" w:hAnsi="Times New Roman" w:cs="Times New Roman"/>
          <w:sz w:val="24"/>
          <w:szCs w:val="24"/>
          <w:lang w:val="en-GB"/>
        </w:rPr>
        <w:t xml:space="preserve"> related to some extent to hedgerows and woods</w:t>
      </w:r>
      <w:r w:rsidR="003F1FCA"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To obtain the distance between a road and </w:t>
      </w:r>
      <w:r w:rsidR="000B20D7" w:rsidRPr="00235BC3">
        <w:rPr>
          <w:rFonts w:ascii="Times New Roman" w:hAnsi="Times New Roman" w:cs="Times New Roman"/>
          <w:sz w:val="24"/>
          <w:szCs w:val="24"/>
          <w:lang w:val="en-GB"/>
        </w:rPr>
        <w:t xml:space="preserve">the nearest </w:t>
      </w:r>
      <w:r w:rsidRPr="00235BC3">
        <w:rPr>
          <w:rFonts w:ascii="Times New Roman" w:hAnsi="Times New Roman" w:cs="Times New Roman"/>
          <w:sz w:val="24"/>
          <w:szCs w:val="24"/>
          <w:lang w:val="en-GB"/>
        </w:rPr>
        <w:t>vegetation</w:t>
      </w:r>
      <w:r w:rsidR="000B20D7" w:rsidRPr="00235BC3">
        <w:rPr>
          <w:rFonts w:ascii="Times New Roman" w:hAnsi="Times New Roman" w:cs="Times New Roman"/>
          <w:sz w:val="24"/>
          <w:szCs w:val="24"/>
          <w:lang w:val="en-GB"/>
        </w:rPr>
        <w:t xml:space="preserve"> patch</w:t>
      </w:r>
      <w:r w:rsidRPr="00235BC3">
        <w:rPr>
          <w:rFonts w:ascii="Times New Roman" w:hAnsi="Times New Roman" w:cs="Times New Roman"/>
          <w:sz w:val="24"/>
          <w:szCs w:val="24"/>
          <w:lang w:val="en-GB"/>
        </w:rPr>
        <w:t xml:space="preserve">, we computed the nearest distance between each pixel centroid and the nearest vegetation polygon or hedgerow. </w:t>
      </w:r>
      <w:r w:rsidR="0036241B" w:rsidRPr="00235BC3">
        <w:rPr>
          <w:rFonts w:ascii="Times New Roman" w:hAnsi="Times New Roman" w:cs="Times New Roman"/>
          <w:sz w:val="24"/>
          <w:szCs w:val="24"/>
          <w:lang w:val="en-GB"/>
        </w:rPr>
        <w:t xml:space="preserve">We processed similarly for distance between roads and water, accounting for </w:t>
      </w:r>
      <w:r w:rsidRPr="00235BC3">
        <w:rPr>
          <w:rFonts w:ascii="Times New Roman" w:hAnsi="Times New Roman" w:cs="Times New Roman"/>
          <w:sz w:val="24"/>
          <w:szCs w:val="24"/>
          <w:lang w:val="en-GB"/>
        </w:rPr>
        <w:t xml:space="preserve">all </w:t>
      </w:r>
      <w:r w:rsidR="0036241B" w:rsidRPr="00235BC3">
        <w:rPr>
          <w:rFonts w:ascii="Times New Roman" w:hAnsi="Times New Roman" w:cs="Times New Roman"/>
          <w:sz w:val="24"/>
          <w:szCs w:val="24"/>
          <w:lang w:val="en-GB"/>
        </w:rPr>
        <w:t xml:space="preserve">major </w:t>
      </w:r>
      <w:r w:rsidRPr="00235BC3">
        <w:rPr>
          <w:rFonts w:ascii="Times New Roman" w:hAnsi="Times New Roman" w:cs="Times New Roman"/>
          <w:sz w:val="24"/>
          <w:szCs w:val="24"/>
          <w:lang w:val="en-GB"/>
        </w:rPr>
        <w:t>streams and rivers (order 4 or higher</w:t>
      </w:r>
      <w:r w:rsidR="0036241B" w:rsidRPr="00235BC3">
        <w:rPr>
          <w:rFonts w:ascii="Times New Roman" w:hAnsi="Times New Roman" w:cs="Times New Roman"/>
          <w:sz w:val="24"/>
          <w:szCs w:val="24"/>
          <w:lang w:val="en-GB"/>
        </w:rPr>
        <w:t xml:space="preserve"> in the IGN BD-TOPO nomenclature, excluding temporary waterbeds and minor streams</w:t>
      </w:r>
      <w:r w:rsidRPr="00235BC3">
        <w:rPr>
          <w:rFonts w:ascii="Times New Roman" w:hAnsi="Times New Roman" w:cs="Times New Roman"/>
          <w:sz w:val="24"/>
          <w:szCs w:val="24"/>
          <w:lang w:val="en-GB"/>
        </w:rPr>
        <w:t>)</w:t>
      </w:r>
      <w:r w:rsidR="0036241B"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p>
    <w:p w14:paraId="00BF705D" w14:textId="77777777" w:rsidR="0029259B" w:rsidRPr="00235BC3" w:rsidRDefault="0029259B" w:rsidP="00235BC3">
      <w:pPr>
        <w:spacing w:line="480" w:lineRule="auto"/>
        <w:rPr>
          <w:rFonts w:ascii="Times New Roman" w:hAnsi="Times New Roman" w:cs="Times New Roman"/>
          <w:sz w:val="24"/>
          <w:szCs w:val="24"/>
          <w:lang w:val="en-GB"/>
        </w:rPr>
      </w:pPr>
    </w:p>
    <w:p w14:paraId="2F9B995F" w14:textId="60501B0A" w:rsidR="0026449A" w:rsidRPr="00235BC3" w:rsidRDefault="007027F1"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extracted </w:t>
      </w:r>
      <w:r w:rsidR="00494969">
        <w:rPr>
          <w:rFonts w:ascii="Times New Roman" w:hAnsi="Times New Roman" w:cs="Times New Roman"/>
          <w:sz w:val="24"/>
          <w:szCs w:val="24"/>
          <w:lang w:val="en-GB"/>
        </w:rPr>
        <w:t xml:space="preserve">vehicle </w:t>
      </w:r>
      <w:r w:rsidRPr="00235BC3">
        <w:rPr>
          <w:rFonts w:ascii="Times New Roman" w:hAnsi="Times New Roman" w:cs="Times New Roman"/>
          <w:sz w:val="24"/>
          <w:szCs w:val="24"/>
          <w:lang w:val="en-GB"/>
        </w:rPr>
        <w:t>s</w:t>
      </w:r>
      <w:r w:rsidR="0026449A" w:rsidRPr="00235BC3">
        <w:rPr>
          <w:rFonts w:ascii="Times New Roman" w:hAnsi="Times New Roman" w:cs="Times New Roman"/>
          <w:sz w:val="24"/>
          <w:szCs w:val="24"/>
          <w:lang w:val="en-GB"/>
        </w:rPr>
        <w:t>peed from a vector layer (</w:t>
      </w:r>
      <w:r w:rsidRPr="00235BC3">
        <w:rPr>
          <w:rFonts w:ascii="Times New Roman" w:hAnsi="Times New Roman" w:cs="Times New Roman"/>
          <w:sz w:val="24"/>
          <w:szCs w:val="24"/>
          <w:lang w:val="en-GB"/>
        </w:rPr>
        <w:t xml:space="preserve">IGN </w:t>
      </w:r>
      <w:r w:rsidR="0026449A" w:rsidRPr="00235BC3">
        <w:rPr>
          <w:rFonts w:ascii="Times New Roman" w:hAnsi="Times New Roman" w:cs="Times New Roman"/>
          <w:sz w:val="24"/>
          <w:szCs w:val="24"/>
          <w:lang w:val="en-GB"/>
        </w:rPr>
        <w:t>BD</w:t>
      </w:r>
      <w:r w:rsidRPr="00235BC3">
        <w:rPr>
          <w:rFonts w:ascii="Times New Roman" w:hAnsi="Times New Roman" w:cs="Times New Roman"/>
          <w:sz w:val="24"/>
          <w:szCs w:val="24"/>
          <w:lang w:val="en-GB"/>
        </w:rPr>
        <w:t>-</w:t>
      </w:r>
      <w:r w:rsidR="0026449A" w:rsidRPr="00235BC3">
        <w:rPr>
          <w:rFonts w:ascii="Times New Roman" w:hAnsi="Times New Roman" w:cs="Times New Roman"/>
          <w:sz w:val="24"/>
          <w:szCs w:val="24"/>
          <w:lang w:val="en-GB"/>
        </w:rPr>
        <w:t xml:space="preserve">TOPO, shapefile </w:t>
      </w:r>
      <w:proofErr w:type="spellStart"/>
      <w:r w:rsidR="0026449A" w:rsidRPr="00235BC3">
        <w:rPr>
          <w:rFonts w:ascii="Times New Roman" w:hAnsi="Times New Roman" w:cs="Times New Roman"/>
          <w:sz w:val="24"/>
          <w:szCs w:val="24"/>
          <w:lang w:val="en-GB"/>
        </w:rPr>
        <w:t>TRONCON_DE_ROUTE.shp</w:t>
      </w:r>
      <w:proofErr w:type="spellEnd"/>
      <w:r w:rsidR="0026449A" w:rsidRPr="00235BC3">
        <w:rPr>
          <w:rFonts w:ascii="Times New Roman" w:hAnsi="Times New Roman" w:cs="Times New Roman"/>
          <w:sz w:val="24"/>
          <w:szCs w:val="24"/>
          <w:lang w:val="en-GB"/>
        </w:rPr>
        <w:t xml:space="preserve">). </w:t>
      </w:r>
      <w:r w:rsidR="00374CAA" w:rsidRPr="00235BC3">
        <w:rPr>
          <w:rFonts w:ascii="Times New Roman" w:hAnsi="Times New Roman" w:cs="Times New Roman"/>
          <w:sz w:val="24"/>
          <w:szCs w:val="24"/>
          <w:lang w:val="en-GB"/>
        </w:rPr>
        <w:t>These data provide t</w:t>
      </w:r>
      <w:r w:rsidR="0026449A" w:rsidRPr="00235BC3">
        <w:rPr>
          <w:rFonts w:ascii="Times New Roman" w:hAnsi="Times New Roman" w:cs="Times New Roman"/>
          <w:sz w:val="24"/>
          <w:szCs w:val="24"/>
          <w:lang w:val="en-GB"/>
        </w:rPr>
        <w:t>he average speed of light vehicles per road section</w:t>
      </w:r>
      <w:r w:rsidR="00374CAA" w:rsidRPr="00235BC3">
        <w:rPr>
          <w:rFonts w:ascii="Times New Roman" w:hAnsi="Times New Roman" w:cs="Times New Roman"/>
          <w:sz w:val="24"/>
          <w:szCs w:val="24"/>
          <w:lang w:val="en-GB"/>
        </w:rPr>
        <w:t>s, modelled</w:t>
      </w:r>
      <w:r w:rsidR="0026449A" w:rsidRPr="00235BC3">
        <w:rPr>
          <w:rFonts w:ascii="Times New Roman" w:hAnsi="Times New Roman" w:cs="Times New Roman"/>
          <w:sz w:val="24"/>
          <w:szCs w:val="24"/>
          <w:lang w:val="en-GB"/>
        </w:rPr>
        <w:t xml:space="preserve"> from </w:t>
      </w:r>
      <w:r w:rsidR="00374CAA" w:rsidRPr="00235BC3">
        <w:rPr>
          <w:rFonts w:ascii="Times New Roman" w:hAnsi="Times New Roman" w:cs="Times New Roman"/>
          <w:sz w:val="24"/>
          <w:szCs w:val="24"/>
          <w:lang w:val="en-GB"/>
        </w:rPr>
        <w:t>the type of road</w:t>
      </w:r>
      <w:r w:rsidR="00434E1F" w:rsidRPr="00235BC3">
        <w:rPr>
          <w:rFonts w:ascii="Times New Roman" w:hAnsi="Times New Roman" w:cs="Times New Roman"/>
          <w:sz w:val="24"/>
          <w:szCs w:val="24"/>
          <w:lang w:val="en-GB"/>
        </w:rPr>
        <w:t>s</w:t>
      </w:r>
      <w:r w:rsidR="00374CAA" w:rsidRPr="00235BC3">
        <w:rPr>
          <w:rFonts w:ascii="Times New Roman" w:hAnsi="Times New Roman" w:cs="Times New Roman"/>
          <w:sz w:val="24"/>
          <w:szCs w:val="24"/>
          <w:lang w:val="en-GB"/>
        </w:rPr>
        <w:t xml:space="preserve"> </w:t>
      </w:r>
      <w:r w:rsidR="0026449A" w:rsidRPr="00235BC3">
        <w:rPr>
          <w:rFonts w:ascii="Times New Roman" w:hAnsi="Times New Roman" w:cs="Times New Roman"/>
          <w:sz w:val="24"/>
          <w:szCs w:val="24"/>
          <w:lang w:val="en-GB"/>
        </w:rPr>
        <w:t xml:space="preserve">and </w:t>
      </w:r>
      <w:r w:rsidR="00374CAA" w:rsidRPr="00235BC3">
        <w:rPr>
          <w:rFonts w:ascii="Times New Roman" w:hAnsi="Times New Roman" w:cs="Times New Roman"/>
          <w:sz w:val="24"/>
          <w:szCs w:val="24"/>
          <w:lang w:val="en-GB"/>
        </w:rPr>
        <w:t xml:space="preserve">their </w:t>
      </w:r>
      <w:r w:rsidR="00434E1F" w:rsidRPr="00235BC3">
        <w:rPr>
          <w:rFonts w:ascii="Times New Roman" w:hAnsi="Times New Roman" w:cs="Times New Roman"/>
          <w:sz w:val="24"/>
          <w:szCs w:val="24"/>
          <w:lang w:val="en-GB"/>
        </w:rPr>
        <w:t>location in the regional road network</w:t>
      </w:r>
      <w:r w:rsidR="0026449A" w:rsidRPr="00235BC3">
        <w:rPr>
          <w:rFonts w:ascii="Times New Roman" w:hAnsi="Times New Roman" w:cs="Times New Roman"/>
          <w:sz w:val="24"/>
          <w:szCs w:val="24"/>
          <w:lang w:val="en-GB"/>
        </w:rPr>
        <w:t xml:space="preserve">. </w:t>
      </w:r>
      <w:r w:rsidR="00434E1F" w:rsidRPr="00235BC3">
        <w:rPr>
          <w:rFonts w:ascii="Times New Roman" w:hAnsi="Times New Roman" w:cs="Times New Roman"/>
          <w:sz w:val="24"/>
          <w:szCs w:val="24"/>
          <w:lang w:val="en-GB"/>
        </w:rPr>
        <w:t xml:space="preserve">We averaged speed in a 1 x 1 km raster and converted it </w:t>
      </w:r>
      <w:r w:rsidR="00C3534E" w:rsidRPr="00235BC3">
        <w:rPr>
          <w:rFonts w:ascii="Times New Roman" w:hAnsi="Times New Roman" w:cs="Times New Roman"/>
          <w:sz w:val="24"/>
          <w:szCs w:val="24"/>
          <w:lang w:val="en-GB"/>
        </w:rPr>
        <w:t xml:space="preserve">as a binary variable </w:t>
      </w:r>
      <w:r w:rsidR="00434E1F" w:rsidRPr="00235BC3">
        <w:rPr>
          <w:rFonts w:ascii="Times New Roman" w:hAnsi="Times New Roman" w:cs="Times New Roman"/>
          <w:sz w:val="24"/>
          <w:szCs w:val="24"/>
          <w:lang w:val="en-GB"/>
        </w:rPr>
        <w:t xml:space="preserve">with a </w:t>
      </w:r>
      <w:r w:rsidR="006478E3" w:rsidRPr="00235BC3">
        <w:rPr>
          <w:rFonts w:ascii="Times New Roman" w:hAnsi="Times New Roman" w:cs="Times New Roman"/>
          <w:sz w:val="24"/>
          <w:szCs w:val="24"/>
          <w:lang w:val="en-GB"/>
        </w:rPr>
        <w:t xml:space="preserve">cutoff </w:t>
      </w:r>
      <w:r w:rsidR="00434E1F" w:rsidRPr="00235BC3">
        <w:rPr>
          <w:rFonts w:ascii="Times New Roman" w:hAnsi="Times New Roman" w:cs="Times New Roman"/>
          <w:sz w:val="24"/>
          <w:szCs w:val="24"/>
          <w:lang w:val="en-GB"/>
        </w:rPr>
        <w:t xml:space="preserve">at </w:t>
      </w:r>
      <w:r w:rsidR="0026449A" w:rsidRPr="00235BC3">
        <w:rPr>
          <w:rFonts w:ascii="Times New Roman" w:hAnsi="Times New Roman" w:cs="Times New Roman"/>
          <w:sz w:val="24"/>
          <w:szCs w:val="24"/>
          <w:lang w:val="en-GB"/>
        </w:rPr>
        <w:t>90 km.h</w:t>
      </w:r>
      <w:r w:rsidR="0026449A" w:rsidRPr="00235BC3">
        <w:rPr>
          <w:rFonts w:ascii="Times New Roman" w:hAnsi="Times New Roman" w:cs="Times New Roman"/>
          <w:sz w:val="24"/>
          <w:szCs w:val="24"/>
          <w:vertAlign w:val="superscript"/>
          <w:lang w:val="en-GB"/>
        </w:rPr>
        <w:t>-1</w:t>
      </w:r>
      <w:r w:rsidR="006478E3" w:rsidRPr="00235BC3">
        <w:rPr>
          <w:rFonts w:ascii="Times New Roman" w:hAnsi="Times New Roman" w:cs="Times New Roman"/>
          <w:sz w:val="24"/>
          <w:szCs w:val="24"/>
          <w:lang w:val="en-GB"/>
        </w:rPr>
        <w:t>, which represents the main threshold between local service roads and major axes in our study area.</w:t>
      </w:r>
      <w:r w:rsidR="000F5EBF" w:rsidRPr="00235BC3">
        <w:rPr>
          <w:rFonts w:ascii="Times New Roman" w:hAnsi="Times New Roman" w:cs="Times New Roman"/>
          <w:sz w:val="24"/>
          <w:szCs w:val="24"/>
          <w:lang w:val="en-GB"/>
        </w:rPr>
        <w:t xml:space="preserve"> </w:t>
      </w:r>
      <w:r w:rsidR="00845857" w:rsidRPr="00235BC3">
        <w:rPr>
          <w:rFonts w:ascii="Times New Roman" w:hAnsi="Times New Roman" w:cs="Times New Roman"/>
          <w:sz w:val="24"/>
          <w:szCs w:val="24"/>
          <w:lang w:val="en-GB"/>
        </w:rPr>
        <w:t>In many instances, t</w:t>
      </w:r>
      <w:r w:rsidR="000F5EBF" w:rsidRPr="00235BC3">
        <w:rPr>
          <w:rFonts w:ascii="Times New Roman" w:hAnsi="Times New Roman" w:cs="Times New Roman"/>
          <w:sz w:val="24"/>
          <w:szCs w:val="24"/>
          <w:lang w:val="en-GB"/>
        </w:rPr>
        <w:t xml:space="preserve">his speed threshold also differentiates roads with no or </w:t>
      </w:r>
      <w:r w:rsidR="000F5EBF" w:rsidRPr="00235BC3">
        <w:rPr>
          <w:rFonts w:ascii="Times New Roman" w:hAnsi="Times New Roman" w:cs="Times New Roman"/>
          <w:sz w:val="24"/>
          <w:szCs w:val="24"/>
          <w:lang w:val="en-GB"/>
        </w:rPr>
        <w:lastRenderedPageBreak/>
        <w:t>little infrastructure likely to prevent crossings (</w:t>
      </w:r>
      <w:r w:rsidR="000F5EBF" w:rsidRPr="00235BC3">
        <w:rPr>
          <w:rFonts w:ascii="Times New Roman" w:hAnsi="Times New Roman" w:cs="Times New Roman"/>
          <w:i/>
          <w:iCs/>
          <w:sz w:val="24"/>
          <w:szCs w:val="24"/>
          <w:lang w:val="en-GB"/>
        </w:rPr>
        <w:t xml:space="preserve">e.g. </w:t>
      </w:r>
      <w:r w:rsidR="000F5EBF" w:rsidRPr="00235BC3">
        <w:rPr>
          <w:rFonts w:ascii="Times New Roman" w:hAnsi="Times New Roman" w:cs="Times New Roman"/>
          <w:sz w:val="24"/>
          <w:szCs w:val="24"/>
          <w:lang w:val="en-GB"/>
        </w:rPr>
        <w:t>fences, guardrails or central reservations)</w:t>
      </w:r>
      <w:r w:rsidR="00845857" w:rsidRPr="00235BC3">
        <w:rPr>
          <w:rFonts w:ascii="Times New Roman" w:hAnsi="Times New Roman" w:cs="Times New Roman"/>
          <w:sz w:val="24"/>
          <w:szCs w:val="24"/>
          <w:lang w:val="en-GB"/>
        </w:rPr>
        <w:t xml:space="preserve">, on which no direct data are available. </w:t>
      </w:r>
    </w:p>
    <w:p w14:paraId="5817EF70" w14:textId="77777777" w:rsidR="006478E3" w:rsidRPr="00235BC3" w:rsidRDefault="006478E3" w:rsidP="00235BC3">
      <w:pPr>
        <w:spacing w:line="480" w:lineRule="auto"/>
        <w:rPr>
          <w:rFonts w:ascii="Times New Roman" w:hAnsi="Times New Roman" w:cs="Times New Roman"/>
          <w:sz w:val="24"/>
          <w:szCs w:val="24"/>
          <w:lang w:val="en-GB"/>
        </w:rPr>
      </w:pPr>
    </w:p>
    <w:p w14:paraId="624E7606" w14:textId="072A868B" w:rsidR="00533C96" w:rsidRDefault="00533C9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retrieved data on road traffic through the DIR from the IRIS software</w:t>
      </w:r>
      <w:r w:rsidR="00371465" w:rsidRPr="00235BC3">
        <w:rPr>
          <w:rFonts w:ascii="Times New Roman" w:hAnsi="Times New Roman" w:cs="Times New Roman"/>
          <w:sz w:val="24"/>
          <w:szCs w:val="24"/>
          <w:lang w:val="en-GB"/>
        </w:rPr>
        <w:t xml:space="preserve"> (</w:t>
      </w:r>
      <w:hyperlink r:id="rId18" w:history="1">
        <w:r w:rsidR="00371465" w:rsidRPr="00235BC3">
          <w:rPr>
            <w:rStyle w:val="Lienhypertexte"/>
            <w:rFonts w:ascii="Times New Roman" w:hAnsi="Times New Roman" w:cs="Times New Roman"/>
            <w:sz w:val="24"/>
            <w:szCs w:val="24"/>
            <w:lang w:val="en-GB"/>
          </w:rPr>
          <w:t>https://dreal.applis-bretagne.fr/iris/calcul_trafic/connexion.php</w:t>
        </w:r>
      </w:hyperlink>
      <w:r w:rsidR="00371465" w:rsidRPr="00235BC3">
        <w:rPr>
          <w:rFonts w:ascii="Times New Roman" w:hAnsi="Times New Roman" w:cs="Times New Roman"/>
          <w:sz w:val="24"/>
          <w:szCs w:val="24"/>
          <w:lang w:val="en-GB"/>
        </w:rPr>
        <w:t>, accessed march 2021)</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highlight w:val="yellow"/>
          <w:lang w:val="en-GB"/>
        </w:rPr>
        <w:t>[</w:t>
      </w:r>
      <w:r w:rsidR="00371465" w:rsidRPr="00235BC3">
        <w:rPr>
          <w:rFonts w:ascii="Times New Roman" w:hAnsi="Times New Roman" w:cs="Times New Roman"/>
          <w:sz w:val="24"/>
          <w:szCs w:val="24"/>
          <w:highlight w:val="yellow"/>
          <w:lang w:val="en-GB"/>
        </w:rPr>
        <w:t xml:space="preserve">CEREMA attention : le lien </w:t>
      </w:r>
      <w:proofErr w:type="spellStart"/>
      <w:r w:rsidR="00371465" w:rsidRPr="00235BC3">
        <w:rPr>
          <w:rFonts w:ascii="Times New Roman" w:hAnsi="Times New Roman" w:cs="Times New Roman"/>
          <w:sz w:val="24"/>
          <w:szCs w:val="24"/>
          <w:highlight w:val="yellow"/>
          <w:lang w:val="en-GB"/>
        </w:rPr>
        <w:t>est</w:t>
      </w:r>
      <w:proofErr w:type="spellEnd"/>
      <w:r w:rsidR="00371465" w:rsidRPr="00235BC3">
        <w:rPr>
          <w:rFonts w:ascii="Times New Roman" w:hAnsi="Times New Roman" w:cs="Times New Roman"/>
          <w:sz w:val="24"/>
          <w:szCs w:val="24"/>
          <w:highlight w:val="yellow"/>
          <w:lang w:val="en-GB"/>
        </w:rPr>
        <w:t xml:space="preserve"> HS (21/08/2024), </w:t>
      </w:r>
      <w:proofErr w:type="spellStart"/>
      <w:r w:rsidR="00371465" w:rsidRPr="00235BC3">
        <w:rPr>
          <w:rFonts w:ascii="Times New Roman" w:hAnsi="Times New Roman" w:cs="Times New Roman"/>
          <w:sz w:val="24"/>
          <w:szCs w:val="24"/>
          <w:highlight w:val="yellow"/>
          <w:lang w:val="en-GB"/>
        </w:rPr>
        <w:t>insérer</w:t>
      </w:r>
      <w:proofErr w:type="spellEnd"/>
      <w:r w:rsidR="00371465" w:rsidRPr="00235BC3">
        <w:rPr>
          <w:rFonts w:ascii="Times New Roman" w:hAnsi="Times New Roman" w:cs="Times New Roman"/>
          <w:sz w:val="24"/>
          <w:szCs w:val="24"/>
          <w:highlight w:val="yellow"/>
          <w:lang w:val="en-GB"/>
        </w:rPr>
        <w:t xml:space="preserve"> </w:t>
      </w:r>
      <w:commentRangeStart w:id="15"/>
      <w:r w:rsidR="00371465" w:rsidRPr="00235BC3">
        <w:rPr>
          <w:rFonts w:ascii="Times New Roman" w:hAnsi="Times New Roman" w:cs="Times New Roman"/>
          <w:sz w:val="24"/>
          <w:szCs w:val="24"/>
          <w:highlight w:val="yellow"/>
          <w:lang w:val="en-GB"/>
        </w:rPr>
        <w:t>le bon lien</w:t>
      </w:r>
      <w:commentRangeEnd w:id="15"/>
      <w:r w:rsidR="007C2CEB">
        <w:rPr>
          <w:rStyle w:val="Marquedecommentaire"/>
        </w:rPr>
        <w:commentReference w:id="15"/>
      </w:r>
      <w:r w:rsidR="00371465" w:rsidRPr="00235BC3">
        <w:rPr>
          <w:rFonts w:ascii="Times New Roman" w:hAnsi="Times New Roman" w:cs="Times New Roman"/>
          <w:sz w:val="24"/>
          <w:szCs w:val="24"/>
          <w:highlight w:val="yellow"/>
          <w:lang w:val="en-GB"/>
        </w:rPr>
        <w:t xml:space="preserve">, que je </w:t>
      </w:r>
      <w:proofErr w:type="spellStart"/>
      <w:r w:rsidR="00371465" w:rsidRPr="00235BC3">
        <w:rPr>
          <w:rFonts w:ascii="Times New Roman" w:hAnsi="Times New Roman" w:cs="Times New Roman"/>
          <w:sz w:val="24"/>
          <w:szCs w:val="24"/>
          <w:highlight w:val="yellow"/>
          <w:lang w:val="en-GB"/>
        </w:rPr>
        <w:t>n’ai</w:t>
      </w:r>
      <w:proofErr w:type="spellEnd"/>
      <w:r w:rsidR="00371465" w:rsidRPr="00235BC3">
        <w:rPr>
          <w:rFonts w:ascii="Times New Roman" w:hAnsi="Times New Roman" w:cs="Times New Roman"/>
          <w:sz w:val="24"/>
          <w:szCs w:val="24"/>
          <w:highlight w:val="yellow"/>
          <w:lang w:val="en-GB"/>
        </w:rPr>
        <w:t xml:space="preserve"> pas </w:t>
      </w:r>
      <w:proofErr w:type="spellStart"/>
      <w:r w:rsidR="00371465" w:rsidRPr="00235BC3">
        <w:rPr>
          <w:rFonts w:ascii="Times New Roman" w:hAnsi="Times New Roman" w:cs="Times New Roman"/>
          <w:sz w:val="24"/>
          <w:szCs w:val="24"/>
          <w:highlight w:val="yellow"/>
          <w:lang w:val="en-GB"/>
        </w:rPr>
        <w:t>retrouvé</w:t>
      </w:r>
      <w:proofErr w:type="spellEnd"/>
      <w:r w:rsidRPr="00235BC3">
        <w:rPr>
          <w:rFonts w:ascii="Times New Roman" w:hAnsi="Times New Roman" w:cs="Times New Roman"/>
          <w:sz w:val="24"/>
          <w:szCs w:val="24"/>
          <w:lang w:val="en-GB"/>
        </w:rPr>
        <w:t xml:space="preserve">], which interpolates </w:t>
      </w:r>
      <w:r w:rsidR="001A4992" w:rsidRPr="00235BC3">
        <w:rPr>
          <w:rFonts w:ascii="Times New Roman" w:hAnsi="Times New Roman" w:cs="Times New Roman"/>
          <w:sz w:val="24"/>
          <w:szCs w:val="24"/>
          <w:lang w:val="en-GB"/>
        </w:rPr>
        <w:t xml:space="preserve">vehicle counts </w:t>
      </w:r>
      <w:r w:rsidR="005162DF" w:rsidRPr="00235BC3">
        <w:rPr>
          <w:rFonts w:ascii="Times New Roman" w:hAnsi="Times New Roman" w:cs="Times New Roman"/>
          <w:sz w:val="24"/>
          <w:szCs w:val="24"/>
          <w:lang w:val="en-GB"/>
        </w:rPr>
        <w:t xml:space="preserve">through inductive loops </w:t>
      </w:r>
      <w:r w:rsidR="001A4992" w:rsidRPr="00235BC3">
        <w:rPr>
          <w:rFonts w:ascii="Times New Roman" w:hAnsi="Times New Roman" w:cs="Times New Roman"/>
          <w:sz w:val="24"/>
          <w:szCs w:val="24"/>
          <w:lang w:val="en-GB"/>
        </w:rPr>
        <w:t>from automated counting stations spread all over the road network [</w:t>
      </w:r>
      <w:commentRangeStart w:id="16"/>
      <w:r w:rsidR="001A4992" w:rsidRPr="00235BC3">
        <w:rPr>
          <w:rFonts w:ascii="Times New Roman" w:hAnsi="Times New Roman" w:cs="Times New Roman"/>
          <w:sz w:val="24"/>
          <w:szCs w:val="24"/>
          <w:highlight w:val="yellow"/>
          <w:lang w:val="en-GB"/>
        </w:rPr>
        <w:t xml:space="preserve">CEREMA : </w:t>
      </w:r>
      <w:proofErr w:type="spellStart"/>
      <w:r w:rsidR="001A4992" w:rsidRPr="00235BC3">
        <w:rPr>
          <w:rFonts w:ascii="Times New Roman" w:hAnsi="Times New Roman" w:cs="Times New Roman"/>
          <w:sz w:val="24"/>
          <w:szCs w:val="24"/>
          <w:highlight w:val="yellow"/>
          <w:lang w:val="en-GB"/>
        </w:rPr>
        <w:t>si</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vous</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pouvez</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ajouter</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quelques</w:t>
      </w:r>
      <w:proofErr w:type="spellEnd"/>
      <w:r w:rsidR="001A4992" w:rsidRPr="00235BC3">
        <w:rPr>
          <w:rFonts w:ascii="Times New Roman" w:hAnsi="Times New Roman" w:cs="Times New Roman"/>
          <w:sz w:val="24"/>
          <w:szCs w:val="24"/>
          <w:highlight w:val="yellow"/>
          <w:lang w:val="en-GB"/>
        </w:rPr>
        <w:t xml:space="preserve"> precisions : </w:t>
      </w:r>
      <w:proofErr w:type="spellStart"/>
      <w:r w:rsidR="001A4992" w:rsidRPr="00235BC3">
        <w:rPr>
          <w:rFonts w:ascii="Times New Roman" w:hAnsi="Times New Roman" w:cs="Times New Roman"/>
          <w:sz w:val="24"/>
          <w:szCs w:val="24"/>
          <w:highlight w:val="yellow"/>
          <w:lang w:val="en-GB"/>
        </w:rPr>
        <w:t>nombre</w:t>
      </w:r>
      <w:proofErr w:type="spellEnd"/>
      <w:r w:rsidR="001A4992" w:rsidRPr="00235BC3">
        <w:rPr>
          <w:rFonts w:ascii="Times New Roman" w:hAnsi="Times New Roman" w:cs="Times New Roman"/>
          <w:sz w:val="24"/>
          <w:szCs w:val="24"/>
          <w:highlight w:val="yellow"/>
          <w:lang w:val="en-GB"/>
        </w:rPr>
        <w:t xml:space="preserve"> de </w:t>
      </w:r>
      <w:proofErr w:type="spellStart"/>
      <w:r w:rsidR="001A4992" w:rsidRPr="00235BC3">
        <w:rPr>
          <w:rFonts w:ascii="Times New Roman" w:hAnsi="Times New Roman" w:cs="Times New Roman"/>
          <w:sz w:val="24"/>
          <w:szCs w:val="24"/>
          <w:highlight w:val="yellow"/>
          <w:lang w:val="en-GB"/>
        </w:rPr>
        <w:t>capteurs</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espacement</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références</w:t>
      </w:r>
      <w:proofErr w:type="spellEnd"/>
      <w:r w:rsidR="001A4992" w:rsidRPr="00235BC3">
        <w:rPr>
          <w:rFonts w:ascii="Times New Roman" w:hAnsi="Times New Roman" w:cs="Times New Roman"/>
          <w:sz w:val="24"/>
          <w:szCs w:val="24"/>
          <w:highlight w:val="yellow"/>
          <w:lang w:val="en-GB"/>
        </w:rPr>
        <w:t>, etc…]</w:t>
      </w:r>
      <w:r w:rsidR="001A4992" w:rsidRPr="00235BC3">
        <w:rPr>
          <w:rFonts w:ascii="Times New Roman" w:hAnsi="Times New Roman" w:cs="Times New Roman"/>
          <w:sz w:val="24"/>
          <w:szCs w:val="24"/>
          <w:lang w:val="en-GB"/>
        </w:rPr>
        <w:t xml:space="preserve">. </w:t>
      </w:r>
      <w:commentRangeEnd w:id="16"/>
      <w:r w:rsidR="002F689C">
        <w:rPr>
          <w:rStyle w:val="Marquedecommentaire"/>
        </w:rPr>
        <w:commentReference w:id="16"/>
      </w:r>
      <w:r w:rsidR="005162DF" w:rsidRPr="00235BC3">
        <w:rPr>
          <w:rFonts w:ascii="Times New Roman" w:hAnsi="Times New Roman" w:cs="Times New Roman"/>
          <w:sz w:val="24"/>
          <w:szCs w:val="24"/>
          <w:lang w:val="en-GB"/>
        </w:rPr>
        <w:t xml:space="preserve">The most relevant data layer for our dataset was the interpolated traffic compiled during year 2020, expressed in vehicles per day including all types of vehicles and averaged in a 1 x 1 km raster grid </w:t>
      </w:r>
      <w:r w:rsidR="005162DF" w:rsidRPr="00235BC3">
        <w:rPr>
          <w:rFonts w:ascii="Times New Roman" w:hAnsi="Times New Roman" w:cs="Times New Roman"/>
          <w:sz w:val="24"/>
          <w:szCs w:val="24"/>
          <w:highlight w:val="yellow"/>
          <w:lang w:val="en-GB"/>
        </w:rPr>
        <w:t xml:space="preserve">[CEREMA : </w:t>
      </w:r>
      <w:r w:rsidR="00371465" w:rsidRPr="00235BC3">
        <w:rPr>
          <w:rFonts w:ascii="Times New Roman" w:hAnsi="Times New Roman" w:cs="Times New Roman"/>
          <w:sz w:val="24"/>
          <w:szCs w:val="24"/>
          <w:highlight w:val="yellow"/>
          <w:lang w:val="en-GB"/>
        </w:rPr>
        <w:t xml:space="preserve">quelle </w:t>
      </w:r>
      <w:proofErr w:type="spellStart"/>
      <w:r w:rsidR="00371465" w:rsidRPr="00235BC3">
        <w:rPr>
          <w:rFonts w:ascii="Times New Roman" w:hAnsi="Times New Roman" w:cs="Times New Roman"/>
          <w:sz w:val="24"/>
          <w:szCs w:val="24"/>
          <w:highlight w:val="yellow"/>
          <w:lang w:val="en-GB"/>
        </w:rPr>
        <w:t>est</w:t>
      </w:r>
      <w:proofErr w:type="spellEnd"/>
      <w:r w:rsidR="00371465" w:rsidRPr="00235BC3">
        <w:rPr>
          <w:rFonts w:ascii="Times New Roman" w:hAnsi="Times New Roman" w:cs="Times New Roman"/>
          <w:sz w:val="24"/>
          <w:szCs w:val="24"/>
          <w:highlight w:val="yellow"/>
          <w:lang w:val="en-GB"/>
        </w:rPr>
        <w:t xml:space="preserve"> la </w:t>
      </w:r>
      <w:proofErr w:type="spellStart"/>
      <w:r w:rsidR="005162DF" w:rsidRPr="00235BC3">
        <w:rPr>
          <w:rFonts w:ascii="Times New Roman" w:hAnsi="Times New Roman" w:cs="Times New Roman"/>
          <w:sz w:val="24"/>
          <w:szCs w:val="24"/>
          <w:highlight w:val="yellow"/>
          <w:lang w:val="en-GB"/>
        </w:rPr>
        <w:t>r</w:t>
      </w:r>
      <w:r w:rsidR="00371465" w:rsidRPr="00235BC3">
        <w:rPr>
          <w:rFonts w:ascii="Times New Roman" w:hAnsi="Times New Roman" w:cs="Times New Roman"/>
          <w:sz w:val="24"/>
          <w:szCs w:val="24"/>
          <w:highlight w:val="yellow"/>
          <w:lang w:val="en-GB"/>
        </w:rPr>
        <w:t>é</w:t>
      </w:r>
      <w:r w:rsidR="005162DF" w:rsidRPr="00235BC3">
        <w:rPr>
          <w:rFonts w:ascii="Times New Roman" w:hAnsi="Times New Roman" w:cs="Times New Roman"/>
          <w:sz w:val="24"/>
          <w:szCs w:val="24"/>
          <w:highlight w:val="yellow"/>
          <w:lang w:val="en-GB"/>
        </w:rPr>
        <w:t>solution</w:t>
      </w:r>
      <w:proofErr w:type="spellEnd"/>
      <w:r w:rsidR="005162DF" w:rsidRPr="00235BC3">
        <w:rPr>
          <w:rFonts w:ascii="Times New Roman" w:hAnsi="Times New Roman" w:cs="Times New Roman"/>
          <w:sz w:val="24"/>
          <w:szCs w:val="24"/>
          <w:highlight w:val="yellow"/>
          <w:lang w:val="en-GB"/>
        </w:rPr>
        <w:t xml:space="preserve"> native?]</w:t>
      </w:r>
      <w:r w:rsidR="005162DF" w:rsidRPr="00235BC3">
        <w:rPr>
          <w:rFonts w:ascii="Times New Roman" w:hAnsi="Times New Roman" w:cs="Times New Roman"/>
          <w:sz w:val="24"/>
          <w:szCs w:val="24"/>
          <w:lang w:val="en-GB"/>
        </w:rPr>
        <w:t xml:space="preserve">. Although year </w:t>
      </w:r>
      <w:r w:rsidR="00371465" w:rsidRPr="00235BC3">
        <w:rPr>
          <w:rFonts w:ascii="Times New Roman" w:hAnsi="Times New Roman" w:cs="Times New Roman"/>
          <w:sz w:val="24"/>
          <w:szCs w:val="24"/>
          <w:lang w:val="en-GB"/>
        </w:rPr>
        <w:t xml:space="preserve">2020 </w:t>
      </w:r>
      <w:r w:rsidR="005162DF"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peculiar </w:t>
      </w:r>
      <w:r w:rsidR="005162DF" w:rsidRPr="00235BC3">
        <w:rPr>
          <w:rFonts w:ascii="Times New Roman" w:hAnsi="Times New Roman" w:cs="Times New Roman"/>
          <w:sz w:val="24"/>
          <w:szCs w:val="24"/>
          <w:lang w:val="en-GB"/>
        </w:rPr>
        <w:t>due to the</w:t>
      </w:r>
      <w:r w:rsidR="00A15493">
        <w:rPr>
          <w:rFonts w:ascii="Times New Roman" w:hAnsi="Times New Roman" w:cs="Times New Roman"/>
          <w:sz w:val="24"/>
          <w:szCs w:val="24"/>
          <w:lang w:val="en-GB"/>
        </w:rPr>
        <w:t xml:space="preserve"> COVID-19</w:t>
      </w:r>
      <w:r w:rsidR="005162DF" w:rsidRPr="00235BC3">
        <w:rPr>
          <w:rFonts w:ascii="Times New Roman" w:hAnsi="Times New Roman" w:cs="Times New Roman"/>
          <w:sz w:val="24"/>
          <w:szCs w:val="24"/>
          <w:lang w:val="en-GB"/>
        </w:rPr>
        <w:t xml:space="preserve"> pandemics, screening the </w:t>
      </w:r>
      <w:r w:rsidR="00560C36" w:rsidRPr="00235BC3">
        <w:rPr>
          <w:rFonts w:ascii="Times New Roman" w:hAnsi="Times New Roman" w:cs="Times New Roman"/>
          <w:sz w:val="24"/>
          <w:szCs w:val="24"/>
          <w:lang w:val="en-GB"/>
        </w:rPr>
        <w:t xml:space="preserve">raster </w:t>
      </w:r>
      <w:r w:rsidR="005162DF" w:rsidRPr="00235BC3">
        <w:rPr>
          <w:rFonts w:ascii="Times New Roman" w:hAnsi="Times New Roman" w:cs="Times New Roman"/>
          <w:sz w:val="24"/>
          <w:szCs w:val="24"/>
          <w:lang w:val="en-GB"/>
        </w:rPr>
        <w:t xml:space="preserve">with </w:t>
      </w:r>
      <w:r w:rsidR="00E4651A" w:rsidRPr="00235BC3">
        <w:rPr>
          <w:rFonts w:ascii="Times New Roman" w:hAnsi="Times New Roman" w:cs="Times New Roman"/>
          <w:sz w:val="24"/>
          <w:szCs w:val="24"/>
          <w:lang w:val="en-GB"/>
        </w:rPr>
        <w:t xml:space="preserve">regional </w:t>
      </w:r>
      <w:r w:rsidR="005162DF" w:rsidRPr="00235BC3">
        <w:rPr>
          <w:rFonts w:ascii="Times New Roman" w:hAnsi="Times New Roman" w:cs="Times New Roman"/>
          <w:sz w:val="24"/>
          <w:szCs w:val="24"/>
          <w:lang w:val="en-GB"/>
        </w:rPr>
        <w:t xml:space="preserve">experts </w:t>
      </w:r>
      <w:r w:rsidR="00E4651A" w:rsidRPr="00235BC3">
        <w:rPr>
          <w:rFonts w:ascii="Times New Roman" w:hAnsi="Times New Roman" w:cs="Times New Roman"/>
          <w:sz w:val="24"/>
          <w:szCs w:val="24"/>
          <w:lang w:val="en-GB"/>
        </w:rPr>
        <w:t xml:space="preserve">revealed that the spatial pattern conformed to expectations, suggesting that the relative variations in traffic were preserved although the absolute traffic </w:t>
      </w:r>
      <w:r w:rsidR="00DF2F30"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lower than usual. </w:t>
      </w:r>
    </w:p>
    <w:p w14:paraId="535610F2" w14:textId="77777777" w:rsidR="00047172" w:rsidRPr="00235BC3" w:rsidRDefault="00047172" w:rsidP="00235BC3">
      <w:pPr>
        <w:spacing w:line="480" w:lineRule="auto"/>
        <w:rPr>
          <w:rFonts w:ascii="Times New Roman" w:hAnsi="Times New Roman" w:cs="Times New Roman"/>
          <w:sz w:val="24"/>
          <w:szCs w:val="24"/>
          <w:lang w:val="en-GB"/>
        </w:rPr>
      </w:pPr>
    </w:p>
    <w:p w14:paraId="0C98F77C" w14:textId="77777777" w:rsidR="00740840" w:rsidRPr="001B4364" w:rsidRDefault="00740840" w:rsidP="00740840">
      <w:pPr>
        <w:spacing w:line="480" w:lineRule="auto"/>
        <w:rPr>
          <w:rFonts w:ascii="Times New Roman" w:hAnsi="Times New Roman" w:cs="Times New Roman"/>
          <w:iCs/>
          <w:sz w:val="24"/>
          <w:szCs w:val="24"/>
          <w:lang w:val="en-AU"/>
        </w:rPr>
      </w:pPr>
      <w:r w:rsidRPr="00740840">
        <w:rPr>
          <w:rFonts w:ascii="Times New Roman" w:hAnsi="Times New Roman" w:cs="Times New Roman"/>
          <w:i/>
          <w:sz w:val="24"/>
          <w:szCs w:val="24"/>
          <w:lang w:val="en-GB"/>
        </w:rPr>
        <w:t xml:space="preserve">Risk analysis model </w:t>
      </w:r>
    </w:p>
    <w:p w14:paraId="2FB89A4F" w14:textId="77777777" w:rsidR="00047172" w:rsidRDefault="00047172" w:rsidP="00740840">
      <w:pPr>
        <w:spacing w:line="480" w:lineRule="auto"/>
        <w:jc w:val="both"/>
        <w:rPr>
          <w:rFonts w:ascii="Times New Roman" w:hAnsi="Times New Roman" w:cs="Times New Roman"/>
          <w:sz w:val="24"/>
          <w:szCs w:val="24"/>
          <w:lang w:val="en-AU"/>
        </w:rPr>
      </w:pPr>
    </w:p>
    <w:p w14:paraId="635B186D" w14:textId="04FBCB27" w:rsidR="00740840" w:rsidRDefault="00740840" w:rsidP="00740840">
      <w:pPr>
        <w:spacing w:line="480" w:lineRule="auto"/>
        <w:jc w:val="both"/>
        <w:rPr>
          <w:rFonts w:ascii="Times New Roman" w:hAnsi="Times New Roman" w:cs="Times New Roman"/>
          <w:iCs/>
          <w:sz w:val="24"/>
          <w:szCs w:val="24"/>
          <w:lang w:val="en-AU"/>
        </w:rPr>
      </w:pPr>
      <w:r>
        <w:rPr>
          <w:rFonts w:ascii="Times New Roman" w:hAnsi="Times New Roman" w:cs="Times New Roman"/>
          <w:sz w:val="24"/>
          <w:szCs w:val="24"/>
          <w:lang w:val="en-AU"/>
        </w:rPr>
        <w:t xml:space="preserve">We treated alive animal </w:t>
      </w:r>
      <w:r w:rsidR="00E15515">
        <w:rPr>
          <w:rFonts w:ascii="Times New Roman" w:hAnsi="Times New Roman" w:cs="Times New Roman"/>
          <w:sz w:val="24"/>
          <w:szCs w:val="24"/>
          <w:lang w:val="en-AU"/>
        </w:rPr>
        <w:t xml:space="preserve">sightings </w:t>
      </w:r>
      <w:r>
        <w:rPr>
          <w:rFonts w:ascii="Times New Roman" w:hAnsi="Times New Roman" w:cs="Times New Roman"/>
          <w:sz w:val="24"/>
          <w:szCs w:val="24"/>
          <w:lang w:val="en-AU"/>
        </w:rPr>
        <w:t>and roadkill</w:t>
      </w:r>
      <w:r w:rsidR="00E15515">
        <w:rPr>
          <w:rFonts w:ascii="Times New Roman" w:hAnsi="Times New Roman" w:cs="Times New Roman"/>
          <w:sz w:val="24"/>
          <w:szCs w:val="24"/>
          <w:lang w:val="en-AU"/>
        </w:rPr>
        <w:t xml:space="preserve"> records</w:t>
      </w:r>
      <w:r>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 xml:space="preserve">as </w:t>
      </w:r>
      <w:r>
        <w:rPr>
          <w:rFonts w:ascii="Times New Roman" w:hAnsi="Times New Roman" w:cs="Times New Roman"/>
          <w:sz w:val="24"/>
          <w:szCs w:val="24"/>
          <w:lang w:val="en-AU"/>
        </w:rPr>
        <w:t xml:space="preserve">two </w:t>
      </w:r>
      <w:r w:rsidRPr="00235BC3">
        <w:rPr>
          <w:rFonts w:ascii="Times New Roman" w:hAnsi="Times New Roman" w:cs="Times New Roman"/>
          <w:sz w:val="24"/>
          <w:szCs w:val="24"/>
          <w:lang w:val="en-AU"/>
        </w:rPr>
        <w:t>collection</w:t>
      </w:r>
      <w:r>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of spatial points, </w:t>
      </w:r>
      <w:r w:rsidR="00716552">
        <w:rPr>
          <w:rFonts w:ascii="Times New Roman" w:hAnsi="Times New Roman" w:cs="Times New Roman"/>
          <w:sz w:val="24"/>
          <w:szCs w:val="24"/>
          <w:lang w:val="en-AU"/>
        </w:rPr>
        <w:t xml:space="preserve">in which </w:t>
      </w:r>
      <w:r w:rsidRPr="00235BC3">
        <w:rPr>
          <w:rFonts w:ascii="Times New Roman" w:hAnsi="Times New Roman" w:cs="Times New Roman"/>
          <w:sz w:val="24"/>
          <w:szCs w:val="24"/>
          <w:lang w:val="en-AU"/>
        </w:rPr>
        <w:t>each point represent</w:t>
      </w:r>
      <w:r w:rsidR="00716552">
        <w:rPr>
          <w:rFonts w:ascii="Times New Roman" w:hAnsi="Times New Roman" w:cs="Times New Roman"/>
          <w:sz w:val="24"/>
          <w:szCs w:val="24"/>
          <w:lang w:val="en-AU"/>
        </w:rPr>
        <w:t>ed</w:t>
      </w:r>
      <w:r w:rsidRPr="00235BC3">
        <w:rPr>
          <w:rFonts w:ascii="Times New Roman" w:hAnsi="Times New Roman" w:cs="Times New Roman"/>
          <w:sz w:val="24"/>
          <w:szCs w:val="24"/>
          <w:lang w:val="en-AU"/>
        </w:rPr>
        <w:t xml:space="preserve"> </w:t>
      </w:r>
      <w:r w:rsidR="009D03DE">
        <w:rPr>
          <w:rFonts w:ascii="Times New Roman" w:hAnsi="Times New Roman" w:cs="Times New Roman"/>
          <w:sz w:val="24"/>
          <w:szCs w:val="24"/>
          <w:lang w:val="en-AU"/>
        </w:rPr>
        <w:t xml:space="preserve">either </w:t>
      </w:r>
      <w:r w:rsidRPr="00235BC3">
        <w:rPr>
          <w:rFonts w:ascii="Times New Roman" w:hAnsi="Times New Roman" w:cs="Times New Roman"/>
          <w:sz w:val="24"/>
          <w:szCs w:val="24"/>
          <w:lang w:val="en-AU"/>
        </w:rPr>
        <w:t>the presence of a living animal</w:t>
      </w:r>
      <w:r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D03DE">
        <w:rPr>
          <w:rFonts w:ascii="Times New Roman" w:hAnsi="Times New Roman" w:cs="Times New Roman"/>
          <w:iCs/>
          <w:sz w:val="24"/>
          <w:szCs w:val="24"/>
          <w:lang w:val="en-AU"/>
        </w:rPr>
        <w:t>,</w:t>
      </w:r>
      <w:r w:rsidRPr="00235BC3">
        <w:rPr>
          <w:rFonts w:ascii="Times New Roman" w:hAnsi="Times New Roman" w:cs="Times New Roman"/>
          <w:iCs/>
          <w:sz w:val="24"/>
          <w:szCs w:val="24"/>
          <w:lang w:val="en-AU"/>
        </w:rPr>
        <w:t xml:space="preserve"> </w:t>
      </w:r>
      <w:r w:rsidRPr="00235BC3">
        <w:rPr>
          <w:rFonts w:ascii="Times New Roman" w:hAnsi="Times New Roman" w:cs="Times New Roman"/>
          <w:sz w:val="24"/>
          <w:szCs w:val="24"/>
          <w:lang w:val="en-AU"/>
        </w:rPr>
        <w:t>or an animal killed by a vehicle collision</w:t>
      </w:r>
      <w:r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hAnsi="Times New Roman" w:cs="Times New Roman"/>
          <w:iCs/>
          <w:sz w:val="24"/>
          <w:szCs w:val="24"/>
          <w:lang w:val="en-AU"/>
        </w:rPr>
        <w:t xml:space="preserve">, for a given species </w:t>
      </w:r>
      <m:oMath>
        <m:r>
          <w:rPr>
            <w:rFonts w:ascii="Cambria Math" w:hAnsi="Cambria Math" w:cs="Times New Roman"/>
            <w:sz w:val="24"/>
            <w:szCs w:val="24"/>
            <w:lang w:val="en-AU"/>
          </w:rPr>
          <m:t>i</m:t>
        </m:r>
      </m:oMath>
      <w:r w:rsidRPr="00235BC3">
        <w:rPr>
          <w:rFonts w:ascii="Times New Roman" w:eastAsiaTheme="minorEastAsia" w:hAnsi="Times New Roman" w:cs="Times New Roman"/>
          <w:iCs/>
          <w:sz w:val="24"/>
          <w:szCs w:val="24"/>
          <w:lang w:val="en-AU"/>
        </w:rPr>
        <w:t xml:space="preserve"> at a given location</w:t>
      </w:r>
      <w:r w:rsidRPr="00235BC3">
        <w:rPr>
          <w:rFonts w:ascii="Times New Roman" w:hAnsi="Times New Roman" w:cs="Times New Roman"/>
          <w:iCs/>
          <w:sz w:val="24"/>
          <w:szCs w:val="24"/>
          <w:lang w:val="en-AU"/>
        </w:rPr>
        <w:t xml:space="preserve"> </w:t>
      </w:r>
      <m:oMath>
        <m:r>
          <w:rPr>
            <w:rFonts w:ascii="Cambria Math" w:hAnsi="Cambria Math" w:cs="Times New Roman"/>
            <w:sz w:val="24"/>
            <w:szCs w:val="24"/>
            <w:lang w:val="en-AU"/>
          </w:rPr>
          <m:t>s</m:t>
        </m:r>
      </m:oMath>
      <w:r w:rsidRPr="00235BC3">
        <w:rPr>
          <w:rFonts w:ascii="Times New Roman" w:hAnsi="Times New Roman" w:cs="Times New Roman"/>
          <w:iCs/>
          <w:sz w:val="24"/>
          <w:szCs w:val="24"/>
          <w:lang w:val="en-AU"/>
        </w:rPr>
        <w:t xml:space="preserve">. </w:t>
      </w:r>
      <w:r w:rsidRPr="00235BC3">
        <w:rPr>
          <w:rFonts w:ascii="Times New Roman" w:hAnsi="Times New Roman" w:cs="Times New Roman"/>
          <w:sz w:val="24"/>
          <w:szCs w:val="24"/>
          <w:lang w:val="en-AU"/>
        </w:rPr>
        <w:t xml:space="preserve">These data can be </w:t>
      </w:r>
      <w:r w:rsidR="00822D9D" w:rsidRPr="00235BC3">
        <w:rPr>
          <w:rFonts w:ascii="Times New Roman" w:hAnsi="Times New Roman" w:cs="Times New Roman"/>
          <w:sz w:val="24"/>
          <w:szCs w:val="24"/>
          <w:lang w:val="en-AU"/>
        </w:rPr>
        <w:t>modelled</w:t>
      </w:r>
      <w:r w:rsidRPr="00235BC3">
        <w:rPr>
          <w:rFonts w:ascii="Times New Roman" w:hAnsi="Times New Roman" w:cs="Times New Roman"/>
          <w:sz w:val="24"/>
          <w:szCs w:val="24"/>
          <w:lang w:val="en-AU"/>
        </w:rPr>
        <w:t xml:space="preserve"> </w:t>
      </w:r>
      <w:r w:rsidR="00073C72">
        <w:rPr>
          <w:rFonts w:ascii="Times New Roman" w:hAnsi="Times New Roman" w:cs="Times New Roman"/>
          <w:sz w:val="24"/>
          <w:szCs w:val="24"/>
          <w:lang w:val="en-AU"/>
        </w:rPr>
        <w:t xml:space="preserve">in </w:t>
      </w:r>
      <w:r w:rsidRPr="00235BC3">
        <w:rPr>
          <w:rFonts w:ascii="Times New Roman" w:hAnsi="Times New Roman" w:cs="Times New Roman"/>
          <w:sz w:val="24"/>
          <w:szCs w:val="24"/>
          <w:lang w:val="en-AU"/>
        </w:rPr>
        <w:t>a point process framework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sidR="006D313E">
        <w:rPr>
          <w:rFonts w:ascii="Times New Roman" w:hAnsi="Times New Roman" w:cs="Times New Roman"/>
          <w:sz w:val="24"/>
          <w:szCs w:val="24"/>
          <w:lang w:val="en-AU"/>
        </w:rPr>
        <w:instrText xml:space="preserve"> ADDIN ZOTERO_ITEM CSL_CITATION {"citationID":"mdjZGHQx","properties":{"formattedCitation":"(Renner et al. 2015)","plainCitation":"(Renner et al. 2015)","noteIndex":0},"citationItems":[{"id":21111,"uris":["http://zotero.org/users/942300/items/36SBT4MC"],"itemData":{"id":21111,"type":"article-journal","abstract":"* Presence-only data are widely used for species distribution modelling, and point process regression models are a flexible tool that has considerable potential for this problem, when data arise as point events.\n\n\n* In this paper, we review point process models, some of their advantages and some common methods of fitting them to presence-only data.\n\n\n* Advantages include (and are not limited to) clarification of what the response variable is that is modelled; a framework for choosing the number and location of quadrature points (commonly referred to as pseudo-absences or ‘background points’) objectively; clarity of model assumptions and tools for checking them; models to handle spatial dependence between points when it is present; and ways forward regarding difficult issues such as accounting for sampling bias.\n\n\n* Point process models are related to some common approaches to presence-only species distribution modelling, which means that a variety of different software tools can be used to fit these models, including maxent or generalised linear modelling software.","container-title":"Methods in Ecology and Evolution","DOI":"10.1111/2041-210X.12352","ISSN":"2041-210X","issue":"4","journalAbbreviation":"Methods Ecol Evol","language":"en","page":"366-379","source":"Wiley Online Library","title":"Point process models for presence-only analysis","volume":"6","author":[{"family":"Renner","given":"Ian W."},{"family":"Elith","given":"Jane"},{"family":"Baddeley","given":"Adrian"},{"family":"Fithian","given":"William"},{"family":"Hastie","given":"Trevor"},{"family":"Phillips","given":"Steven J."},{"family":"Popovic","given":"Gordana"},{"family":"Warton","given":"David I."}],"issued":{"date-parts":[["2015",4,1]]}}}],"schema":"https://github.com/citation-style-language/schema/raw/master/csl-citation.json"} </w:instrText>
      </w:r>
      <w:r>
        <w:rPr>
          <w:rFonts w:ascii="Times New Roman" w:hAnsi="Times New Roman" w:cs="Times New Roman"/>
          <w:sz w:val="24"/>
          <w:szCs w:val="24"/>
          <w:lang w:val="en-AU"/>
        </w:rPr>
        <w:fldChar w:fldCharType="separate"/>
      </w:r>
      <w:r w:rsidRPr="00C15963">
        <w:rPr>
          <w:rFonts w:ascii="Times New Roman" w:hAnsi="Times New Roman" w:cs="Times New Roman"/>
          <w:sz w:val="24"/>
          <w:lang w:val="en-GB"/>
        </w:rPr>
        <w:t>(Renner et al. 2015)</w:t>
      </w:r>
      <w:r>
        <w:rPr>
          <w:rFonts w:ascii="Times New Roman" w:hAnsi="Times New Roman" w:cs="Times New Roman"/>
          <w:sz w:val="24"/>
          <w:szCs w:val="24"/>
          <w:lang w:val="en-AU"/>
        </w:rPr>
        <w:fldChar w:fldCharType="end"/>
      </w:r>
      <w:r w:rsidRPr="00235BC3">
        <w:rPr>
          <w:rFonts w:ascii="Times New Roman" w:hAnsi="Times New Roman" w:cs="Times New Roman"/>
          <w:sz w:val="24"/>
          <w:szCs w:val="24"/>
          <w:lang w:val="en-AU"/>
        </w:rPr>
        <w:t xml:space="preserve">, which </w:t>
      </w:r>
      <w:r w:rsidR="00073C72">
        <w:rPr>
          <w:rFonts w:ascii="Times New Roman" w:hAnsi="Times New Roman" w:cs="Times New Roman"/>
          <w:sz w:val="24"/>
          <w:szCs w:val="24"/>
          <w:lang w:val="en-AU"/>
        </w:rPr>
        <w:t>predicts the number of points per unit area</w:t>
      </w:r>
      <w:r w:rsidRPr="00235BC3">
        <w:rPr>
          <w:rFonts w:ascii="Times New Roman" w:hAnsi="Times New Roman" w:cs="Times New Roman"/>
          <w:sz w:val="24"/>
          <w:szCs w:val="24"/>
          <w:lang w:val="en-AU"/>
        </w:rPr>
        <w:t xml:space="preserve"> </w:t>
      </w:r>
      <w:r w:rsidR="00073C72">
        <w:rPr>
          <w:rFonts w:ascii="Times New Roman" w:hAnsi="Times New Roman" w:cs="Times New Roman"/>
          <w:sz w:val="24"/>
          <w:szCs w:val="24"/>
          <w:lang w:val="en-AU"/>
        </w:rPr>
        <w:t xml:space="preserve">through </w:t>
      </w:r>
      <w:r w:rsidR="005D316E">
        <w:rPr>
          <w:rFonts w:ascii="Times New Roman" w:hAnsi="Times New Roman" w:cs="Times New Roman"/>
          <w:sz w:val="24"/>
          <w:szCs w:val="24"/>
          <w:lang w:val="en-AU"/>
        </w:rPr>
        <w:t xml:space="preserve">intensity </w:t>
      </w:r>
      <w:r w:rsidRPr="00235BC3">
        <w:rPr>
          <w:rFonts w:ascii="Times New Roman" w:hAnsi="Times New Roman" w:cs="Times New Roman"/>
          <w:sz w:val="24"/>
          <w:szCs w:val="24"/>
          <w:lang w:val="en-AU"/>
        </w:rPr>
        <w:t>function</w:t>
      </w:r>
      <w:r w:rsidR="005D316E">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and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073C72">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 xml:space="preserve">A </w:t>
      </w:r>
      <w:r w:rsidRPr="00235BC3">
        <w:rPr>
          <w:rFonts w:ascii="Times New Roman" w:hAnsi="Times New Roman" w:cs="Times New Roman"/>
          <w:sz w:val="24"/>
          <w:szCs w:val="24"/>
          <w:lang w:val="en-AU"/>
        </w:rPr>
        <w:lastRenderedPageBreak/>
        <w:t xml:space="preserve">fundamental </w:t>
      </w:r>
      <w:r w:rsidR="009546F8">
        <w:rPr>
          <w:rFonts w:ascii="Times New Roman" w:hAnsi="Times New Roman" w:cs="Times New Roman"/>
          <w:sz w:val="24"/>
          <w:szCs w:val="24"/>
          <w:lang w:val="en-AU"/>
        </w:rPr>
        <w:t>implementation of this</w:t>
      </w:r>
      <w:r w:rsidRPr="00235BC3">
        <w:rPr>
          <w:rFonts w:ascii="Times New Roman" w:hAnsi="Times New Roman" w:cs="Times New Roman"/>
          <w:sz w:val="24"/>
          <w:szCs w:val="24"/>
          <w:lang w:val="en-AU"/>
        </w:rPr>
        <w:t xml:space="preserve"> model is the inhomogeneous Poisson process, which assumes that the intensity is spatially heterogeneous and that, conditional on covariates, points are independently distributed</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sidR="006D313E">
        <w:rPr>
          <w:rFonts w:ascii="Times New Roman" w:hAnsi="Times New Roman" w:cs="Times New Roman"/>
          <w:sz w:val="24"/>
          <w:szCs w:val="24"/>
          <w:lang w:val="en-AU"/>
        </w:rPr>
        <w:instrText xml:space="preserve"> ADDIN ZOTERO_ITEM CSL_CITATION {"citationID":"CdsRSR9N","properties":{"formattedCitation":"(Baddeley et al. 2015)","plainCitation":"(Baddeley et al. 2015)","noteIndex":0},"citationItems":[{"id":16089,"uris":["http://zotero.org/users/942300/items/9ID5GEVM"],"itemData":{"id":16089,"type":"book","abstract":"Modern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Pr>
          <w:rFonts w:ascii="Times New Roman" w:hAnsi="Times New Roman" w:cs="Times New Roman"/>
          <w:sz w:val="24"/>
          <w:szCs w:val="24"/>
          <w:lang w:val="en-AU"/>
        </w:rPr>
        <w:fldChar w:fldCharType="separate"/>
      </w:r>
      <w:r w:rsidRPr="00DE256B">
        <w:rPr>
          <w:rFonts w:ascii="Times New Roman" w:hAnsi="Times New Roman" w:cs="Times New Roman"/>
          <w:sz w:val="24"/>
          <w:lang w:val="en-GB"/>
        </w:rPr>
        <w:t>(Baddeley et al. 2015)</w:t>
      </w:r>
      <w:r>
        <w:rPr>
          <w:rFonts w:ascii="Times New Roman" w:hAnsi="Times New Roman" w:cs="Times New Roman"/>
          <w:sz w:val="24"/>
          <w:szCs w:val="24"/>
          <w:lang w:val="en-AU"/>
        </w:rPr>
        <w:fldChar w:fldCharType="end"/>
      </w:r>
      <w:r w:rsidRPr="00235BC3">
        <w:rPr>
          <w:rFonts w:ascii="Times New Roman" w:hAnsi="Times New Roman" w:cs="Times New Roman"/>
          <w:sz w:val="24"/>
          <w:szCs w:val="24"/>
          <w:lang w:val="en-AU"/>
        </w:rPr>
        <w:t>. In this study, we move beyond this independence assumption by employing a log-Gaussian Cox process (hereafter denoted as LGCP). This model allows for spatial interaction</w:t>
      </w:r>
      <w:r>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between points (</w:t>
      </w:r>
      <w:r w:rsidRPr="00676C90">
        <w:rPr>
          <w:rFonts w:ascii="Times New Roman" w:hAnsi="Times New Roman" w:cs="Times New Roman"/>
          <w:i/>
          <w:iCs/>
          <w:sz w:val="24"/>
          <w:szCs w:val="24"/>
          <w:lang w:val="en-AU"/>
        </w:rPr>
        <w:t>e.g.</w:t>
      </w:r>
      <w:r w:rsidRPr="00235BC3">
        <w:rPr>
          <w:rFonts w:ascii="Times New Roman" w:hAnsi="Times New Roman" w:cs="Times New Roman"/>
          <w:sz w:val="24"/>
          <w:szCs w:val="24"/>
          <w:lang w:val="en-AU"/>
        </w:rPr>
        <w:t xml:space="preserve">, attraction or repulsion) </w:t>
      </w:r>
      <w:r>
        <w:rPr>
          <w:rFonts w:ascii="Times New Roman" w:hAnsi="Times New Roman" w:cs="Times New Roman"/>
          <w:sz w:val="24"/>
          <w:szCs w:val="24"/>
          <w:lang w:val="en-AU"/>
        </w:rPr>
        <w:t>un</w:t>
      </w:r>
      <w:r w:rsidRPr="00235BC3">
        <w:rPr>
          <w:rFonts w:ascii="Times New Roman" w:hAnsi="Times New Roman" w:cs="Times New Roman"/>
          <w:sz w:val="24"/>
          <w:szCs w:val="24"/>
          <w:lang w:val="en-AU"/>
        </w:rPr>
        <w:t>explained by covariates alone, by incorporating a Gaussian random field (hereafter denoted as GRF) into the intensity function of the point process</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sidR="006D313E">
        <w:rPr>
          <w:rFonts w:ascii="Times New Roman" w:hAnsi="Times New Roman" w:cs="Times New Roman"/>
          <w:sz w:val="24"/>
          <w:szCs w:val="24"/>
          <w:lang w:val="en-AU"/>
        </w:rPr>
        <w:instrText xml:space="preserve"> ADDIN ZOTERO_ITEM CSL_CITATION {"citationID":"oRQkia3X","properties":{"formattedCitation":"(M\\uc0\\u248{}ller et al. 1998)","plainCitation":"(Møller et al. 1998)","noteIndex":0},"citationItems":[{"id":50575,"uris":["http://zotero.org/users/942300/items/ASFZW8Y7"],"itemData":{"id":50575,"type":"article-journal","abstract":"Planar Cox processes directed by a log Gaussian intensity process are investigated in the univariate and multivariate cases. The appealing properties of such models are demonstrated theoretically as well as through data examples and simulations. In particular, the first, second and third-order properties are studied and utilized in the statistical analysis of clustered point patterns. Also empirical Bayesian inference for the underlying intensity surface is considered.","container-title":"Scandinavian Journal of Statistics","DOI":"10.1111/1467-9469.00115","ISSN":"1467-9469","issue":"3","language":"en","license":"Board of the Foundation of the Scandinavian Journal of Statistics 1998","note":"_eprint: https://onlinelibrary.wiley.com/doi/pdf/10.1111/1467-9469.00115","page":"451-482","source":"Wiley Online Library","title":"Log Gaussian Cox Processes","volume":"25","author":[{"family":"Møller","given":"Jesper"},{"family":"Syversveen","given":"Anne Randi"},{"family":"Waagepetersen","given":"Rasmus Plenge"}],"issued":{"date-parts":[["1998"]]}}}],"schema":"https://github.com/citation-style-language/schema/raw/master/csl-citation.json"} </w:instrText>
      </w:r>
      <w:r>
        <w:rPr>
          <w:rFonts w:ascii="Times New Roman" w:hAnsi="Times New Roman" w:cs="Times New Roman"/>
          <w:sz w:val="24"/>
          <w:szCs w:val="24"/>
          <w:lang w:val="en-AU"/>
        </w:rPr>
        <w:fldChar w:fldCharType="separate"/>
      </w:r>
      <w:r w:rsidRPr="008350BE">
        <w:rPr>
          <w:rFonts w:ascii="Times New Roman" w:hAnsi="Times New Roman" w:cs="Times New Roman"/>
          <w:sz w:val="24"/>
          <w:lang w:val="en-GB"/>
        </w:rPr>
        <w:t>(Møller et al. 1998)</w:t>
      </w:r>
      <w:r>
        <w:rPr>
          <w:rFonts w:ascii="Times New Roman" w:hAnsi="Times New Roman" w:cs="Times New Roman"/>
          <w:sz w:val="24"/>
          <w:szCs w:val="24"/>
          <w:lang w:val="en-AU"/>
        </w:rPr>
        <w:fldChar w:fldCharType="end"/>
      </w:r>
      <w:r w:rsidRPr="00235BC3">
        <w:rPr>
          <w:rFonts w:ascii="Times New Roman" w:hAnsi="Times New Roman" w:cs="Times New Roman"/>
          <w:iCs/>
          <w:sz w:val="24"/>
          <w:szCs w:val="24"/>
          <w:lang w:val="en-AU"/>
        </w:rPr>
        <w:t>.</w:t>
      </w:r>
    </w:p>
    <w:p w14:paraId="6AE24F03" w14:textId="635F60BF" w:rsidR="007864B5" w:rsidRPr="009049C5" w:rsidRDefault="00740840" w:rsidP="00740840">
      <w:pPr>
        <w:spacing w:line="480" w:lineRule="auto"/>
        <w:jc w:val="both"/>
        <w:rPr>
          <w:rFonts w:ascii="Times New Roman" w:eastAsiaTheme="minorEastAsia" w:hAnsi="Times New Roman" w:cs="Times New Roman"/>
          <w:sz w:val="24"/>
          <w:szCs w:val="24"/>
          <w:lang w:val="en-AU"/>
        </w:rPr>
      </w:pPr>
      <w:r>
        <w:rPr>
          <w:rFonts w:ascii="Times New Roman" w:hAnsi="Times New Roman" w:cs="Times New Roman"/>
          <w:sz w:val="24"/>
          <w:szCs w:val="24"/>
          <w:lang w:val="en-AU"/>
        </w:rPr>
        <w:t xml:space="preserve">The intensity of alive individuals </w:t>
      </w:r>
      <w:r w:rsidR="00F67803">
        <w:rPr>
          <w:rFonts w:ascii="Times New Roman" w:hAnsi="Times New Roman" w:cs="Times New Roman"/>
          <w:sz w:val="24"/>
          <w:szCs w:val="24"/>
          <w:lang w:val="en-AU"/>
        </w:rPr>
        <w:t>stems</w:t>
      </w:r>
      <w:r>
        <w:rPr>
          <w:rFonts w:ascii="Times New Roman" w:hAnsi="Times New Roman" w:cs="Times New Roman"/>
          <w:sz w:val="24"/>
          <w:szCs w:val="24"/>
          <w:lang w:val="en-AU"/>
        </w:rPr>
        <w:t xml:space="preserve"> from the </w:t>
      </w:r>
      <w:r w:rsidR="00217F69">
        <w:rPr>
          <w:rFonts w:ascii="Times New Roman" w:hAnsi="Times New Roman" w:cs="Times New Roman"/>
          <w:sz w:val="24"/>
          <w:szCs w:val="24"/>
          <w:lang w:val="en-AU"/>
        </w:rPr>
        <w:t xml:space="preserve">product of the </w:t>
      </w:r>
      <w:r>
        <w:rPr>
          <w:rFonts w:ascii="Times New Roman" w:hAnsi="Times New Roman" w:cs="Times New Roman"/>
          <w:sz w:val="24"/>
          <w:szCs w:val="24"/>
          <w:lang w:val="en-AU"/>
        </w:rPr>
        <w:t xml:space="preserve">true distribution of </w:t>
      </w:r>
      <w:r w:rsidR="00F67803">
        <w:rPr>
          <w:rFonts w:ascii="Times New Roman" w:hAnsi="Times New Roman" w:cs="Times New Roman"/>
          <w:sz w:val="24"/>
          <w:szCs w:val="24"/>
          <w:lang w:val="en-AU"/>
        </w:rPr>
        <w:t xml:space="preserve">a </w:t>
      </w:r>
      <w:r>
        <w:rPr>
          <w:rFonts w:ascii="Times New Roman" w:hAnsi="Times New Roman" w:cs="Times New Roman"/>
          <w:sz w:val="24"/>
          <w:szCs w:val="24"/>
          <w:lang w:val="en-AU"/>
        </w:rPr>
        <w:t xml:space="preserve">given species, </w:t>
      </w:r>
      <w:r w:rsidR="00F67803">
        <w:rPr>
          <w:rFonts w:ascii="Times New Roman" w:hAnsi="Times New Roman" w:cs="Times New Roman"/>
          <w:sz w:val="24"/>
          <w:szCs w:val="24"/>
          <w:lang w:val="en-AU"/>
        </w:rPr>
        <w:t xml:space="preserve">which defines </w:t>
      </w:r>
      <w:r>
        <w:rPr>
          <w:rFonts w:ascii="Times New Roman" w:hAnsi="Times New Roman" w:cs="Times New Roman"/>
          <w:sz w:val="24"/>
          <w:szCs w:val="24"/>
          <w:lang w:val="en-AU"/>
        </w:rPr>
        <w:t>the exposure</w:t>
      </w:r>
      <w:r w:rsidR="00F67803">
        <w:rPr>
          <w:rFonts w:ascii="Times New Roman" w:hAnsi="Times New Roman" w:cs="Times New Roman"/>
          <w:sz w:val="24"/>
          <w:szCs w:val="24"/>
          <w:lang w:val="en-AU"/>
        </w:rPr>
        <w:t xml:space="preserve"> of the risk model</w:t>
      </w:r>
      <w:r>
        <w:rPr>
          <w:rFonts w:ascii="Times New Roman" w:hAnsi="Times New Roman" w:cs="Times New Roman"/>
          <w:sz w:val="24"/>
          <w:szCs w:val="24"/>
          <w:lang w:val="en-AU"/>
        </w:rPr>
        <w:t xml:space="preserv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r>
        <w:rPr>
          <w:rFonts w:ascii="Times New Roman" w:hAnsi="Times New Roman" w:cs="Times New Roman"/>
          <w:sz w:val="24"/>
          <w:szCs w:val="24"/>
          <w:lang w:val="en-AU"/>
        </w:rPr>
        <w:t xml:space="preserve"> and the </w:t>
      </w:r>
      <w:r w:rsidR="009049C5">
        <w:rPr>
          <w:rFonts w:ascii="Times New Roman" w:hAnsi="Times New Roman" w:cs="Times New Roman"/>
          <w:sz w:val="24"/>
          <w:szCs w:val="24"/>
          <w:lang w:val="en-AU"/>
        </w:rPr>
        <w:t>sampling effort</w:t>
      </w:r>
      <w:r>
        <w:rPr>
          <w:rFonts w:ascii="Times New Roman" w:hAnsi="Times New Roman" w:cs="Times New Roman"/>
          <w:sz w:val="24"/>
          <w:szCs w:val="24"/>
          <w:lang w:val="en-AU"/>
        </w:rPr>
        <w:t xml:space="preserv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p</m:t>
            </m:r>
          </m:e>
          <m:sub>
            <m:r>
              <w:rPr>
                <w:rFonts w:ascii="Cambria Math" w:hAnsi="Cambria Math" w:cs="Times New Roman"/>
                <w:sz w:val="24"/>
                <w:szCs w:val="24"/>
                <w:lang w:val="en-AU"/>
              </w:rPr>
              <m:t>i</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Pr>
          <w:rFonts w:ascii="Times New Roman" w:hAnsi="Times New Roman" w:cs="Times New Roman"/>
          <w:sz w:val="24"/>
          <w:szCs w:val="24"/>
          <w:lang w:val="en-AU"/>
        </w:rPr>
        <w:t xml:space="preserve"> of location </w:t>
      </w:r>
      <m:oMath>
        <m:r>
          <w:rPr>
            <w:rFonts w:ascii="Cambria Math" w:hAnsi="Cambria Math" w:cs="Times New Roman"/>
            <w:sz w:val="24"/>
            <w:szCs w:val="24"/>
            <w:lang w:val="en-AU"/>
          </w:rPr>
          <m:t>i</m:t>
        </m:r>
      </m:oMath>
      <w:r w:rsidR="00BC6C81">
        <w:rPr>
          <w:rFonts w:ascii="Times New Roman" w:eastAsiaTheme="minorEastAsia" w:hAnsi="Times New Roman" w:cs="Times New Roman"/>
          <w:sz w:val="24"/>
          <w:szCs w:val="24"/>
          <w:lang w:val="en-AU"/>
        </w:rPr>
        <w:t>, such that</w:t>
      </w:r>
      <w:r w:rsidR="007864B5">
        <w:rPr>
          <w:rFonts w:ascii="Times New Roman" w:eastAsiaTheme="minorEastAsia" w:hAnsi="Times New Roman" w:cs="Times New Roman"/>
          <w:sz w:val="24"/>
          <w:szCs w:val="24"/>
          <w:lang w:val="en-AU"/>
        </w:rPr>
        <w:t xml:space="preserve">: </w:t>
      </w:r>
    </w:p>
    <w:p w14:paraId="7AB7869B" w14:textId="47710636" w:rsidR="007864B5" w:rsidRPr="007864B5" w:rsidRDefault="005D0497" w:rsidP="007864B5">
      <w:pPr>
        <w:spacing w:line="480" w:lineRule="auto"/>
        <w:jc w:val="center"/>
        <w:rPr>
          <w:rFonts w:ascii="Times New Roman" w:eastAsiaTheme="minorEastAsia" w:hAnsi="Times New Roman" w:cs="Times New Roman"/>
          <w:iCs/>
          <w:sz w:val="24"/>
          <w:szCs w:val="24"/>
          <w:lang w:val="en-AU"/>
        </w:rPr>
      </w:pPr>
      <m:oMath>
        <m:d>
          <m:dPr>
            <m:begChr m:val="{"/>
            <m:endChr m:val=""/>
            <m:ctrlPr>
              <w:rPr>
                <w:rFonts w:ascii="Cambria Math" w:hAnsi="Cambria Math" w:cs="Times New Roman"/>
                <w:i/>
                <w:iCs/>
                <w:sz w:val="24"/>
                <w:szCs w:val="24"/>
                <w:lang w:val="en-AU"/>
              </w:rPr>
            </m:ctrlPr>
          </m:dPr>
          <m:e>
            <m:eqArr>
              <m:eqArrPr>
                <m:ctrlPr>
                  <w:rPr>
                    <w:rFonts w:ascii="Cambria Math"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E</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p</m:t>
                    </m:r>
                  </m:e>
                  <m:sub>
                    <m:r>
                      <w:rPr>
                        <w:rFonts w:ascii="Cambria Math" w:hAnsi="Cambria Math" w:cs="Times New Roman"/>
                        <w:sz w:val="24"/>
                        <w:szCs w:val="24"/>
                        <w:lang w:val="en-AU"/>
                      </w:rPr>
                      <m:t>i</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qArr>
          </m:e>
        </m:d>
      </m:oMath>
      <w:r w:rsidR="007864B5">
        <w:rPr>
          <w:rFonts w:ascii="Times New Roman" w:eastAsiaTheme="minorEastAsia" w:hAnsi="Times New Roman" w:cs="Times New Roman"/>
          <w:iCs/>
          <w:sz w:val="24"/>
          <w:szCs w:val="24"/>
          <w:lang w:val="en-AU"/>
        </w:rPr>
        <w:t xml:space="preserve"> (1)</w:t>
      </w:r>
    </w:p>
    <w:p w14:paraId="38C4F945" w14:textId="56404836" w:rsidR="00740840" w:rsidRDefault="00507F07" w:rsidP="00740840">
      <w:pPr>
        <w:spacing w:line="480" w:lineRule="auto"/>
        <w:jc w:val="both"/>
        <w:rPr>
          <w:rFonts w:ascii="Times New Roman" w:hAnsi="Times New Roman" w:cs="Times New Roman"/>
          <w:sz w:val="24"/>
          <w:szCs w:val="24"/>
          <w:lang w:val="en-AU"/>
        </w:rPr>
      </w:pPr>
      <w:r>
        <w:rPr>
          <w:rFonts w:ascii="Times New Roman" w:eastAsiaTheme="minorEastAsia" w:hAnsi="Times New Roman" w:cs="Times New Roman"/>
          <w:sz w:val="24"/>
          <w:szCs w:val="24"/>
          <w:lang w:val="en-AU"/>
        </w:rPr>
        <w:t>We represented s</w:t>
      </w:r>
      <w:r w:rsidR="00740840">
        <w:rPr>
          <w:rFonts w:ascii="Times New Roman" w:eastAsiaTheme="minorEastAsia" w:hAnsi="Times New Roman" w:cs="Times New Roman"/>
          <w:sz w:val="24"/>
          <w:szCs w:val="24"/>
          <w:lang w:val="en-AU"/>
        </w:rPr>
        <w:t xml:space="preserve">ampling effort </w:t>
      </w:r>
      <w:r>
        <w:rPr>
          <w:rFonts w:ascii="Times New Roman" w:eastAsiaTheme="minorEastAsia" w:hAnsi="Times New Roman" w:cs="Times New Roman"/>
          <w:sz w:val="24"/>
          <w:szCs w:val="24"/>
          <w:lang w:val="en-AU"/>
        </w:rPr>
        <w:t>through the covariate</w:t>
      </w:r>
      <w:r w:rsidR="00740840">
        <w:rPr>
          <w:rFonts w:ascii="Times New Roman" w:eastAsiaTheme="minorEastAsia" w:hAnsi="Times New Roman" w:cs="Times New Roman"/>
          <w:sz w:val="24"/>
          <w:szCs w:val="24"/>
          <w:lang w:val="en-AU"/>
        </w:rPr>
        <w:t xml:space="preserve"> </w:t>
      </w:r>
      <m:oMath>
        <m:sSub>
          <m:sSubPr>
            <m:ctrlPr>
              <w:rPr>
                <w:rFonts w:ascii="Cambria Math" w:hAnsi="Cambria Math" w:cs="Times New Roman"/>
                <w:i/>
                <w:iCs/>
                <w:sz w:val="24"/>
                <w:szCs w:val="24"/>
              </w:rPr>
            </m:ctrlPr>
          </m:sSubPr>
          <m:e>
            <m:r>
              <m:rPr>
                <m:nor/>
              </m:rPr>
              <w:rPr>
                <w:rFonts w:ascii="Times New Roman" w:hAnsi="Times New Roman" w:cs="Times New Roman"/>
                <w:iCs/>
                <w:sz w:val="24"/>
                <w:szCs w:val="24"/>
                <w:lang w:val="en-AU"/>
              </w:rPr>
              <m:t>SAMPLING</m:t>
            </m:r>
            <m:ctrlPr>
              <w:rPr>
                <w:rFonts w:ascii="Cambria Math" w:eastAsiaTheme="minorEastAsia" w:hAnsi="Cambria Math" w:cs="Times New Roman"/>
                <w:i/>
                <w:sz w:val="24"/>
                <w:szCs w:val="24"/>
                <w:lang w:val="en-AU"/>
              </w:rPr>
            </m:ctrlPr>
          </m:e>
          <m:sub>
            <m:r>
              <w:rPr>
                <w:rFonts w:ascii="Cambria Math" w:eastAsiaTheme="minorEastAsia" w:hAnsi="Cambria Math" w:cs="Times New Roman"/>
                <w:sz w:val="24"/>
                <w:szCs w:val="24"/>
                <w:lang w:val="en-AU"/>
              </w:rPr>
              <m:t>i</m:t>
            </m:r>
          </m:sub>
        </m:sSub>
      </m:oMath>
      <w:r w:rsidRPr="00507F0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described above and in Table 1</w:t>
      </w:r>
      <w:r w:rsidR="007864B5">
        <w:rPr>
          <w:rFonts w:ascii="Times New Roman" w:eastAsiaTheme="minorEastAsia" w:hAnsi="Times New Roman" w:cs="Times New Roman"/>
          <w:sz w:val="24"/>
          <w:szCs w:val="24"/>
          <w:lang w:val="en-AU"/>
        </w:rPr>
        <w:t xml:space="preserve"> and</w:t>
      </w:r>
      <w:r>
        <w:rPr>
          <w:rFonts w:ascii="Times New Roman" w:eastAsiaTheme="minorEastAsia" w:hAnsi="Times New Roman" w:cs="Times New Roman"/>
          <w:sz w:val="24"/>
          <w:szCs w:val="24"/>
          <w:lang w:val="en-AU"/>
        </w:rPr>
        <w:t xml:space="preserve"> modelled</w:t>
      </w:r>
      <w:r w:rsidR="00740840">
        <w:rPr>
          <w:rFonts w:ascii="Times New Roman" w:eastAsiaTheme="minorEastAsia" w:hAnsi="Times New Roman" w:cs="Times New Roman"/>
          <w:sz w:val="24"/>
          <w:szCs w:val="24"/>
          <w:lang w:val="en-AU"/>
        </w:rPr>
        <w:t xml:space="preserv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sidR="00740840">
        <w:rPr>
          <w:rFonts w:ascii="Times New Roman" w:eastAsiaTheme="minorEastAsia" w:hAnsi="Times New Roman" w:cs="Times New Roman"/>
          <w:sz w:val="24"/>
          <w:szCs w:val="24"/>
          <w:lang w:val="en-AU"/>
        </w:rPr>
        <w:t xml:space="preserve"> </w:t>
      </w:r>
      <w:r>
        <w:rPr>
          <w:rFonts w:ascii="Times New Roman" w:eastAsiaTheme="minorEastAsia" w:hAnsi="Times New Roman" w:cs="Times New Roman"/>
          <w:sz w:val="24"/>
          <w:szCs w:val="24"/>
          <w:lang w:val="en-AU"/>
        </w:rPr>
        <w:t xml:space="preserve">with </w:t>
      </w:r>
      <w:r w:rsidR="00740840">
        <w:rPr>
          <w:rFonts w:ascii="Times New Roman" w:eastAsiaTheme="minorEastAsia" w:hAnsi="Times New Roman" w:cs="Times New Roman"/>
          <w:sz w:val="24"/>
          <w:szCs w:val="24"/>
          <w:lang w:val="en-AU"/>
        </w:rPr>
        <w:t>habitat covariates and a spatial random effect</w:t>
      </w:r>
      <w:r w:rsidR="007864B5">
        <w:rPr>
          <w:rFonts w:ascii="Times New Roman" w:eastAsiaTheme="minorEastAsia" w:hAnsi="Times New Roman" w:cs="Times New Roman"/>
          <w:sz w:val="24"/>
          <w:szCs w:val="24"/>
          <w:lang w:val="en-AU"/>
        </w:rPr>
        <w:t>:</w:t>
      </w:r>
      <w:r w:rsidR="00740840">
        <w:rPr>
          <w:rFonts w:ascii="Times New Roman" w:eastAsiaTheme="minorEastAsia" w:hAnsi="Times New Roman" w:cs="Times New Roman"/>
          <w:sz w:val="24"/>
          <w:szCs w:val="24"/>
          <w:lang w:val="en-AU"/>
        </w:rPr>
        <w:t xml:space="preserve"> </w:t>
      </w:r>
    </w:p>
    <w:p w14:paraId="1A75371C" w14:textId="01934041" w:rsidR="007864B5" w:rsidRDefault="005D0497" w:rsidP="007864B5">
      <w:pPr>
        <w:spacing w:line="480" w:lineRule="auto"/>
        <w:jc w:val="center"/>
        <w:rPr>
          <w:rFonts w:ascii="Times New Roman" w:hAnsi="Times New Roman" w:cs="Times New Roman"/>
          <w:iCs/>
          <w:sz w:val="24"/>
          <w:szCs w:val="24"/>
          <w:lang w:val="en-AU"/>
        </w:rPr>
      </w:pPr>
      <m:oMath>
        <m:d>
          <m:dPr>
            <m:begChr m:val="{"/>
            <m:endChr m:val=""/>
            <m:ctrlPr>
              <w:rPr>
                <w:rFonts w:ascii="Cambria Math" w:hAnsi="Cambria Math" w:cs="Times New Roman"/>
                <w:i/>
                <w:iCs/>
                <w:sz w:val="24"/>
                <w:szCs w:val="24"/>
                <w:lang w:val="en-AU"/>
              </w:rPr>
            </m:ctrlPr>
          </m:dPr>
          <m:e>
            <m:eqArr>
              <m:eqArrPr>
                <m:ctrlPr>
                  <w:rPr>
                    <w:rFonts w:ascii="Cambria Math" w:hAnsi="Cambria Math" w:cs="Times New Roman"/>
                    <w:iCs/>
                    <w:sz w:val="24"/>
                    <w:szCs w:val="24"/>
                    <w:lang w:val="en-AU"/>
                  </w:rPr>
                </m:ctrlPr>
              </m:eqArrPr>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PC</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+W</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lang w:val="en-AU"/>
                      </w:rPr>
                      <m:t>5</m:t>
                    </m:r>
                  </m:sub>
                </m:sSub>
                <m:r>
                  <m:rPr>
                    <m:nor/>
                  </m:rPr>
                  <w:rPr>
                    <w:rFonts w:ascii="Times New Roman" w:hAnsi="Times New Roman" w:cs="Times New Roman"/>
                    <w:iCs/>
                    <w:sz w:val="24"/>
                    <w:szCs w:val="24"/>
                    <w:lang w:val="en-AU"/>
                  </w:rPr>
                  <m:t>SAMPLING</m:t>
                </m:r>
                <m:d>
                  <m:dPr>
                    <m:ctrlPr>
                      <w:rPr>
                        <w:rFonts w:ascii="Cambria Math" w:hAnsi="Cambria Math" w:cs="Times New Roman"/>
                        <w:i/>
                        <w:iCs/>
                        <w:sz w:val="24"/>
                        <w:szCs w:val="24"/>
                      </w:rPr>
                    </m:ctrlPr>
                  </m:dPr>
                  <m:e>
                    <m:r>
                      <w:rPr>
                        <w:rFonts w:ascii="Cambria Math" w:hAnsi="Cambria Math" w:cs="Times New Roman"/>
                        <w:sz w:val="24"/>
                        <w:szCs w:val="24"/>
                      </w:rPr>
                      <m:t>s</m:t>
                    </m:r>
                  </m:e>
                </m:d>
                <m:ctrlPr>
                  <w:rPr>
                    <w:rFonts w:ascii="Cambria Math" w:hAnsi="Cambria Math" w:cs="Times New Roman"/>
                    <w:i/>
                    <w:iCs/>
                    <w:sz w:val="24"/>
                    <w:szCs w:val="24"/>
                  </w:rPr>
                </m:ctrlPr>
              </m:e>
              <m:e>
                <m:r>
                  <w:rPr>
                    <w:rFonts w:ascii="Cambria Math" w:hAnsi="Cambria Math" w:cs="Times New Roman"/>
                    <w:sz w:val="24"/>
                    <w:szCs w:val="24"/>
                    <w:lang w:val="en-AU"/>
                  </w:rPr>
                  <m:t>W∼</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ctrlPr>
                  <w:rPr>
                    <w:rFonts w:ascii="Cambria Math" w:hAnsi="Cambria Math" w:cs="Times New Roman"/>
                    <w:i/>
                    <w:iCs/>
                    <w:sz w:val="24"/>
                    <w:szCs w:val="24"/>
                  </w:rPr>
                </m:ctrlPr>
              </m:e>
            </m:eqArr>
          </m:e>
        </m:d>
      </m:oMath>
      <w:r w:rsidR="007864B5">
        <w:rPr>
          <w:rFonts w:ascii="Times New Roman" w:eastAsiaTheme="minorEastAsia" w:hAnsi="Times New Roman" w:cs="Times New Roman"/>
          <w:iCs/>
          <w:sz w:val="24"/>
          <w:szCs w:val="24"/>
          <w:lang w:val="en-AU"/>
        </w:rPr>
        <w:t xml:space="preserve"> (2)</w:t>
      </w:r>
    </w:p>
    <w:p w14:paraId="295265CA" w14:textId="11663E6B" w:rsidR="00740840" w:rsidRDefault="00740840" w:rsidP="00740840">
      <w:pPr>
        <w:spacing w:line="480" w:lineRule="auto"/>
        <w:jc w:val="both"/>
        <w:rPr>
          <w:rFonts w:ascii="Times New Roman" w:eastAsiaTheme="minorEastAsia" w:hAnsi="Times New Roman" w:cs="Times New Roman"/>
          <w:iCs/>
          <w:sz w:val="24"/>
          <w:szCs w:val="24"/>
          <w:lang w:val="en-AU"/>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1</m:t>
            </m:r>
          </m:sub>
        </m:sSub>
      </m:oMath>
      <w:r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are the coefficients </w:t>
      </w:r>
      <w:r w:rsidRPr="00235BC3">
        <w:rPr>
          <w:rFonts w:ascii="Times New Roman" w:hAnsi="Times New Roman" w:cs="Times New Roman"/>
          <w:sz w:val="24"/>
          <w:szCs w:val="24"/>
          <w:lang w:val="en-AU"/>
        </w:rPr>
        <w:t>associated with spatial covariates derived from the principal component analysis on land cover types</w:t>
      </w:r>
      <w:r w:rsidRPr="00235BC3">
        <w:rPr>
          <w:rFonts w:ascii="Times New Roman" w:eastAsiaTheme="minorEastAsia" w:hAnsi="Times New Roman" w:cs="Times New Roman"/>
          <w:iCs/>
          <w:sz w:val="24"/>
          <w:szCs w:val="24"/>
          <w:lang w:val="en-AU"/>
        </w:rPr>
        <w:t xml:space="preserve">,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5</m:t>
            </m:r>
          </m:sub>
        </m:sSub>
      </m:oMath>
      <w:r w:rsidRPr="00235BC3">
        <w:rPr>
          <w:rFonts w:ascii="Times New Roman" w:eastAsiaTheme="minorEastAsia" w:hAnsi="Times New Roman" w:cs="Times New Roman"/>
          <w:iCs/>
          <w:sz w:val="24"/>
          <w:szCs w:val="24"/>
          <w:lang w:val="en-AU"/>
        </w:rPr>
        <w:t xml:space="preserve"> is the coefficient related to the covariate quantifying sampling effort.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oMath>
      <w:r w:rsidRPr="00235BC3">
        <w:rPr>
          <w:rFonts w:ascii="Times New Roman" w:eastAsiaTheme="minorEastAsia" w:hAnsi="Times New Roman" w:cs="Times New Roman"/>
          <w:iCs/>
          <w:sz w:val="24"/>
          <w:szCs w:val="24"/>
          <w:lang w:val="en-AU"/>
        </w:rPr>
        <w:t xml:space="preserve"> correspond to the range and standard deviation, respectively, of the </w:t>
      </w:r>
      <w:proofErr w:type="spellStart"/>
      <w:r w:rsidRPr="00235BC3">
        <w:rPr>
          <w:rFonts w:ascii="Times New Roman" w:eastAsiaTheme="minorEastAsia" w:hAnsi="Times New Roman" w:cs="Times New Roman"/>
          <w:iCs/>
          <w:sz w:val="24"/>
          <w:szCs w:val="24"/>
          <w:lang w:val="en-AU"/>
        </w:rPr>
        <w:t>Matérn</w:t>
      </w:r>
      <w:proofErr w:type="spellEnd"/>
      <w:r w:rsidRPr="00235BC3">
        <w:rPr>
          <w:rFonts w:ascii="Times New Roman" w:eastAsiaTheme="minorEastAsia" w:hAnsi="Times New Roman" w:cs="Times New Roman"/>
          <w:iCs/>
          <w:sz w:val="24"/>
          <w:szCs w:val="24"/>
          <w:lang w:val="en-AU"/>
        </w:rPr>
        <w:t xml:space="preserve"> covariance function used in the GRF.</w:t>
      </w:r>
    </w:p>
    <w:p w14:paraId="5917D11F" w14:textId="131D81AA" w:rsidR="00740840" w:rsidRDefault="00740840" w:rsidP="00740840">
      <w:pPr>
        <w:spacing w:line="480" w:lineRule="auto"/>
        <w:rPr>
          <w:rFonts w:ascii="Times New Roman" w:hAnsi="Times New Roman" w:cs="Times New Roman"/>
          <w:iCs/>
          <w:sz w:val="24"/>
          <w:szCs w:val="24"/>
          <w:lang w:val="en-AU"/>
        </w:rPr>
      </w:pPr>
      <w:r w:rsidRPr="00D01509">
        <w:rPr>
          <w:rFonts w:ascii="Times New Roman" w:hAnsi="Times New Roman" w:cs="Times New Roman"/>
          <w:iCs/>
          <w:sz w:val="24"/>
          <w:szCs w:val="24"/>
          <w:lang w:val="en-AU"/>
        </w:rPr>
        <w:t>Following the risk analysis f</w:t>
      </w:r>
      <w:r>
        <w:rPr>
          <w:rFonts w:ascii="Times New Roman" w:hAnsi="Times New Roman" w:cs="Times New Roman"/>
          <w:iCs/>
          <w:sz w:val="24"/>
          <w:szCs w:val="24"/>
          <w:lang w:val="en-AU"/>
        </w:rPr>
        <w:t xml:space="preserve">ramework, the intensity of </w:t>
      </w:r>
      <w:proofErr w:type="spellStart"/>
      <w:r>
        <w:rPr>
          <w:rFonts w:ascii="Times New Roman" w:hAnsi="Times New Roman" w:cs="Times New Roman"/>
          <w:iCs/>
          <w:sz w:val="24"/>
          <w:szCs w:val="24"/>
          <w:lang w:val="en-AU"/>
        </w:rPr>
        <w:t>roadkills</w:t>
      </w:r>
      <w:proofErr w:type="spellEnd"/>
      <w:r>
        <w:rPr>
          <w:rFonts w:ascii="Times New Roman" w:hAnsi="Times New Roman" w:cs="Times New Roman"/>
          <w:iCs/>
          <w:sz w:val="24"/>
          <w:szCs w:val="24"/>
          <w:lang w:val="en-AU"/>
        </w:rPr>
        <w:t xml:space="preserve"> </w:t>
      </w:r>
      <w:r w:rsidR="007A5DA6">
        <w:rPr>
          <w:rFonts w:ascii="Times New Roman" w:hAnsi="Times New Roman" w:cs="Times New Roman"/>
          <w:iCs/>
          <w:sz w:val="24"/>
          <w:szCs w:val="24"/>
          <w:lang w:val="en-AU"/>
        </w:rPr>
        <w:t>stems</w:t>
      </w:r>
      <w:r>
        <w:rPr>
          <w:rFonts w:ascii="Times New Roman" w:hAnsi="Times New Roman" w:cs="Times New Roman"/>
          <w:iCs/>
          <w:sz w:val="24"/>
          <w:szCs w:val="24"/>
          <w:lang w:val="en-AU"/>
        </w:rPr>
        <w:t xml:space="preserve"> from </w:t>
      </w:r>
      <w:r>
        <w:rPr>
          <w:rFonts w:ascii="Times New Roman" w:hAnsi="Times New Roman" w:cs="Times New Roman"/>
          <w:sz w:val="24"/>
          <w:szCs w:val="24"/>
          <w:lang w:val="en-AU"/>
        </w:rPr>
        <w:t xml:space="preserve">the exposure,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r>
        <w:rPr>
          <w:rFonts w:ascii="Times New Roman" w:hAnsi="Times New Roman" w:cs="Times New Roman"/>
          <w:sz w:val="24"/>
          <w:szCs w:val="24"/>
          <w:lang w:val="en-AU"/>
        </w:rPr>
        <w:t xml:space="preserve"> and the danger layer,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D</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p>
    <w:p w14:paraId="01BE6AD5" w14:textId="1254A75D" w:rsidR="00740840" w:rsidRPr="00D01509" w:rsidRDefault="005D0497" w:rsidP="00744E09">
      <w:pPr>
        <w:spacing w:line="480" w:lineRule="auto"/>
        <w:jc w:val="center"/>
        <w:rPr>
          <w:rFonts w:ascii="Times New Roman" w:eastAsiaTheme="minorEastAsia" w:hAnsi="Times New Roman" w:cs="Times New Roman"/>
          <w:iCs/>
          <w:sz w:val="24"/>
          <w:szCs w:val="24"/>
          <w:lang w:val="en-AU"/>
        </w:rPr>
      </w:pP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R</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D</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744E09">
        <w:rPr>
          <w:rFonts w:ascii="Times New Roman" w:eastAsiaTheme="minorEastAsia" w:hAnsi="Times New Roman" w:cs="Times New Roman"/>
          <w:iCs/>
          <w:sz w:val="24"/>
          <w:szCs w:val="24"/>
          <w:lang w:val="en-AU"/>
        </w:rPr>
        <w:t xml:space="preserve"> (3)</w:t>
      </w:r>
    </w:p>
    <w:p w14:paraId="01151552" w14:textId="4892CF81" w:rsidR="00740840" w:rsidRPr="00B81871" w:rsidRDefault="00744E09" w:rsidP="00740840">
      <w:pPr>
        <w:spacing w:line="480" w:lineRule="auto"/>
        <w:jc w:val="both"/>
        <w:rPr>
          <w:rFonts w:ascii="Times New Roman" w:eastAsiaTheme="minorEastAsia" w:hAnsi="Times New Roman" w:cs="Times New Roman"/>
          <w:iCs/>
          <w:sz w:val="24"/>
          <w:szCs w:val="24"/>
          <w:lang w:val="en-AU"/>
        </w:rPr>
      </w:pPr>
      <w:r>
        <w:rPr>
          <w:rFonts w:ascii="Times New Roman" w:hAnsi="Times New Roman" w:cs="Times New Roman"/>
          <w:sz w:val="24"/>
          <w:szCs w:val="24"/>
          <w:lang w:val="en-AU"/>
        </w:rPr>
        <w:t xml:space="preserve">We modelled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D</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sidR="00740840">
        <w:rPr>
          <w:rFonts w:ascii="Times New Roman" w:eastAsiaTheme="minorEastAsia" w:hAnsi="Times New Roman" w:cs="Times New Roman"/>
          <w:sz w:val="24"/>
          <w:szCs w:val="24"/>
          <w:lang w:val="en-AU"/>
        </w:rPr>
        <w:t xml:space="preserve"> </w:t>
      </w:r>
      <w:r>
        <w:rPr>
          <w:rFonts w:ascii="Times New Roman" w:eastAsiaTheme="minorEastAsia" w:hAnsi="Times New Roman" w:cs="Times New Roman"/>
          <w:sz w:val="24"/>
          <w:szCs w:val="24"/>
          <w:lang w:val="en-AU"/>
        </w:rPr>
        <w:t xml:space="preserve">as a function of </w:t>
      </w:r>
      <w:r w:rsidR="00740840">
        <w:rPr>
          <w:rFonts w:ascii="Times New Roman" w:eastAsiaTheme="minorEastAsia" w:hAnsi="Times New Roman" w:cs="Times New Roman"/>
          <w:sz w:val="24"/>
          <w:szCs w:val="24"/>
          <w:lang w:val="en-AU"/>
        </w:rPr>
        <w:t>road characteristics and a spatial random effect</w:t>
      </w:r>
      <w:r w:rsidR="00740840" w:rsidRPr="00B81871">
        <w:rPr>
          <w:rFonts w:ascii="Times New Roman" w:eastAsiaTheme="minorEastAsia" w:hAnsi="Times New Roman" w:cs="Times New Roman"/>
          <w:iCs/>
          <w:sz w:val="24"/>
          <w:szCs w:val="24"/>
          <w:lang w:val="en-AU"/>
        </w:rPr>
        <w:t xml:space="preserve">: </w:t>
      </w:r>
    </w:p>
    <w:p w14:paraId="20DF9727" w14:textId="23E1F9D4" w:rsidR="00740840" w:rsidRPr="00235BC3" w:rsidRDefault="005D0497" w:rsidP="00740840">
      <w:pPr>
        <w:spacing w:line="480" w:lineRule="auto"/>
        <w:jc w:val="both"/>
        <w:rPr>
          <w:rFonts w:ascii="Times New Roman" w:eastAsiaTheme="minorEastAsia" w:hAnsi="Times New Roman" w:cs="Times New Roman"/>
          <w:iCs/>
          <w:sz w:val="24"/>
          <w:szCs w:val="24"/>
          <w:lang w:val="en-AU"/>
        </w:rPr>
      </w:pPr>
      <m:oMathPara>
        <m:oMath>
          <m:d>
            <m:dPr>
              <m:begChr m:val="{"/>
              <m:endChr m:val=""/>
              <m:ctrlPr>
                <w:rPr>
                  <w:rFonts w:ascii="Cambria Math" w:eastAsiaTheme="minorEastAsia" w:hAnsi="Cambria Math" w:cs="Times New Roman"/>
                  <w:i/>
                  <w:iCs/>
                  <w:sz w:val="24"/>
                  <w:szCs w:val="24"/>
                  <w:lang w:val="en-AU"/>
                </w:rPr>
              </m:ctrlPr>
            </m:dPr>
            <m:e>
              <m:eqArr>
                <m:eqArrPr>
                  <m:ctrlPr>
                    <w:rPr>
                      <w:rFonts w:ascii="Cambria Math" w:eastAsiaTheme="minorEastAsia"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D</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lang w:val="en-AU"/>
                        </w:rPr>
                        <m:t>5</m:t>
                      </m:r>
                    </m:sub>
                  </m:sSub>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COV</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+Z</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ctrlPr>
                    <w:rPr>
                      <w:rFonts w:ascii="Cambria Math" w:eastAsia="Cambria Math" w:hAnsi="Cambria Math" w:cs="Cambria Math"/>
                      <w:i/>
                      <w:sz w:val="24"/>
                      <w:szCs w:val="24"/>
                      <w:lang w:val="en-AU"/>
                    </w:rPr>
                  </m:ctrlPr>
                </m:e>
                <m:e>
                  <m:r>
                    <w:rPr>
                      <w:rFonts w:ascii="Cambria Math" w:hAnsi="Cambria Math" w:cs="Times New Roman"/>
                      <w:sz w:val="24"/>
                      <w:szCs w:val="24"/>
                      <w:lang w:val="en-AU"/>
                    </w:rPr>
                    <m:t>Z∼</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e>
              </m:eqArr>
              <m:r>
                <m:rPr>
                  <m:nor/>
                </m:rPr>
                <w:rPr>
                  <w:rFonts w:ascii="Times New Roman" w:eastAsiaTheme="minorEastAsia" w:hAnsi="Times New Roman" w:cs="Times New Roman"/>
                  <w:iCs/>
                  <w:sz w:val="24"/>
                  <w:szCs w:val="24"/>
                  <w:lang w:val="en-AU"/>
                </w:rPr>
                <m:t xml:space="preserve">                                 (</m:t>
              </m:r>
              <m:r>
                <m:rPr>
                  <m:nor/>
                </m:rPr>
                <w:rPr>
                  <w:rFonts w:ascii="Cambria Math" w:eastAsiaTheme="minorEastAsia" w:hAnsi="Times New Roman" w:cs="Times New Roman"/>
                  <w:iCs/>
                  <w:sz w:val="24"/>
                  <w:szCs w:val="24"/>
                  <w:lang w:val="en-AU"/>
                </w:rPr>
                <m:t>4</m:t>
              </m:r>
              <m:r>
                <m:rPr>
                  <m:nor/>
                </m:rPr>
                <w:rPr>
                  <w:rFonts w:ascii="Times New Roman" w:eastAsiaTheme="minorEastAsia" w:hAnsi="Times New Roman" w:cs="Times New Roman"/>
                  <w:iCs/>
                  <w:sz w:val="24"/>
                  <w:szCs w:val="24"/>
                  <w:lang w:val="en-AU"/>
                </w:rPr>
                <m:t>)</m:t>
              </m:r>
            </m:e>
          </m:d>
        </m:oMath>
      </m:oMathPara>
    </w:p>
    <w:p w14:paraId="3CB66BA9" w14:textId="3B874049" w:rsidR="00740840" w:rsidRDefault="00740840" w:rsidP="00740840">
      <w:pPr>
        <w:spacing w:line="480" w:lineRule="auto"/>
        <w:jc w:val="both"/>
        <w:rPr>
          <w:rFonts w:ascii="Times New Roman" w:hAnsi="Times New Roman" w:cs="Times New Roman"/>
          <w:sz w:val="24"/>
          <w:szCs w:val="24"/>
          <w:lang w:val="en-GB"/>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1</m:t>
            </m:r>
          </m:sub>
        </m:sSub>
      </m:oMath>
      <w:r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 xml:space="preserve">are the coefficients associated with speed limits, traffic intensity, distance to watercourses, and distance to vegetation, respectively. </w:t>
      </w:r>
      <w:r>
        <w:rPr>
          <w:rFonts w:ascii="Times New Roman" w:hAnsi="Times New Roman" w:cs="Times New Roman"/>
          <w:sz w:val="24"/>
          <w:szCs w:val="24"/>
          <w:lang w:val="en-AU"/>
        </w:rPr>
        <w:t>In equation (</w:t>
      </w:r>
      <w:r w:rsidR="00A15D4B">
        <w:rPr>
          <w:rFonts w:ascii="Times New Roman" w:hAnsi="Times New Roman" w:cs="Times New Roman"/>
          <w:sz w:val="24"/>
          <w:szCs w:val="24"/>
          <w:lang w:val="en-AU"/>
        </w:rPr>
        <w:t>4</w:t>
      </w:r>
      <w:r>
        <w:rPr>
          <w:rFonts w:ascii="Times New Roman" w:hAnsi="Times New Roman" w:cs="Times New Roman"/>
          <w:sz w:val="24"/>
          <w:szCs w:val="24"/>
          <w:lang w:val="en-AU"/>
        </w:rPr>
        <w:t>)</w:t>
      </w:r>
      <w:r w:rsidR="00C2341B">
        <w:rPr>
          <w:rFonts w:ascii="Times New Roman" w:hAnsi="Times New Roman" w:cs="Times New Roman"/>
          <w:sz w:val="24"/>
          <w:szCs w:val="24"/>
          <w:lang w:val="en-AU"/>
        </w:rPr>
        <w:t>, we chose not to include</w:t>
      </w:r>
      <w:r>
        <w:rPr>
          <w:rFonts w:ascii="Times New Roman" w:hAnsi="Times New Roman" w:cs="Times New Roman"/>
          <w:sz w:val="24"/>
          <w:szCs w:val="24"/>
          <w:lang w:val="en-AU"/>
        </w:rPr>
        <w:t xml:space="preserve"> exposure </w:t>
      </w:r>
      <w:r w:rsidR="00C2341B">
        <w:rPr>
          <w:rFonts w:ascii="Times New Roman" w:hAnsi="Times New Roman" w:cs="Times New Roman"/>
          <w:sz w:val="24"/>
          <w:szCs w:val="24"/>
          <w:lang w:val="en-AU"/>
        </w:rPr>
        <w:t xml:space="preserve">as an offset, as is frequent in risk models, </w:t>
      </w:r>
      <w:r w:rsidR="00AA09FA">
        <w:rPr>
          <w:rFonts w:ascii="Times New Roman" w:hAnsi="Times New Roman" w:cs="Times New Roman"/>
          <w:sz w:val="24"/>
          <w:szCs w:val="24"/>
          <w:lang w:val="en-AU"/>
        </w:rPr>
        <w:t xml:space="preserve">to allow for </w:t>
      </w:r>
      <w:r w:rsidR="00D12F19">
        <w:rPr>
          <w:rFonts w:ascii="Times New Roman" w:hAnsi="Times New Roman" w:cs="Times New Roman"/>
          <w:sz w:val="24"/>
          <w:szCs w:val="24"/>
          <w:lang w:val="en-AU"/>
        </w:rPr>
        <w:t xml:space="preserve">a quantitative assessment of the impact of exposure on the spatial distribution of the </w:t>
      </w:r>
      <w:r>
        <w:rPr>
          <w:rFonts w:ascii="Times New Roman" w:hAnsi="Times New Roman" w:cs="Times New Roman"/>
          <w:sz w:val="24"/>
          <w:szCs w:val="24"/>
          <w:lang w:val="en-AU"/>
        </w:rPr>
        <w:t>risk</w:t>
      </w:r>
      <w:r w:rsidR="0059514A">
        <w:rPr>
          <w:rFonts w:ascii="Times New Roman" w:hAnsi="Times New Roman" w:cs="Times New Roman"/>
          <w:sz w:val="24"/>
          <w:szCs w:val="24"/>
          <w:lang w:val="en-AU"/>
        </w:rPr>
        <w:t xml:space="preserve"> (performed by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5</m:t>
            </m:r>
          </m:sub>
        </m:sSub>
      </m:oMath>
      <w:r w:rsidR="0059514A">
        <w:rPr>
          <w:rFonts w:ascii="Times New Roman" w:hAnsi="Times New Roman" w:cs="Times New Roman"/>
          <w:sz w:val="24"/>
          <w:szCs w:val="24"/>
          <w:lang w:val="en-AU"/>
        </w:rPr>
        <w:t>)</w:t>
      </w:r>
      <w:r w:rsidRPr="00235BC3">
        <w:rPr>
          <w:rFonts w:ascii="Times New Roman" w:eastAsiaTheme="minorEastAsia" w:hAnsi="Times New Roman" w:cs="Times New Roman"/>
          <w:iCs/>
          <w:sz w:val="24"/>
          <w:szCs w:val="24"/>
          <w:lang w:val="en-AU"/>
        </w:rPr>
        <w:t xml:space="preserve">.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represent the range and standard deviation, respectively, of the Barrier covariance function used in the GRF. This Barrier model constrains spatial correlations to propagate along the road network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sidR="00D60DDA">
        <w:rPr>
          <w:rFonts w:ascii="Times New Roman" w:hAnsi="Times New Roman" w:cs="Times New Roman"/>
          <w:sz w:val="24"/>
          <w:szCs w:val="24"/>
          <w:lang w:val="en-AU"/>
        </w:rPr>
        <w:instrText xml:space="preserve"> ADDIN ZOTERO_ITEM CSL_CITATION {"citationID":"hTt0jCd6","properties":{"formattedCitation":"(Bakka et al. 2019b)","plainCitation":"(Bakka et al. 2019b)","noteIndex":0},"citationItems":[{"id":21992,"uris":["http://zotero.org/users/942300/items/3SQYMC9V"],"itemData":{"id":21992,"type":"article-journal","abstract":"The classical tools in spatial statistics are stationary models, like the Matérn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Matérn correlation,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R-INLA.","container-title":"Spatial Statistics","DOI":"10.1016/j.spasta.2019.01.002","ISSN":"2211-6753","journalAbbreviation":"Spatial Statistics","language":"en","page":"268-288","source":"ScienceDirect","title":"Non-stationary Gaussian models with physical barriers","volume":"29","author":[{"family":"Bakka","given":"Haakon"},{"family":"Vanhatalo","given":"Jarno"},{"family":"Illian","given":"Janine B."},{"family":"Simpson","given":"Daniel"},{"family":"Rue","given":"Håvard"}],"issued":{"date-parts":[["2019",3,1]]}}}],"schema":"https://github.com/citation-style-language/schema/raw/master/csl-citation.json"} </w:instrText>
      </w:r>
      <w:r>
        <w:rPr>
          <w:rFonts w:ascii="Times New Roman" w:hAnsi="Times New Roman" w:cs="Times New Roman"/>
          <w:sz w:val="24"/>
          <w:szCs w:val="24"/>
          <w:lang w:val="en-AU"/>
        </w:rPr>
        <w:fldChar w:fldCharType="separate"/>
      </w:r>
      <w:r w:rsidR="00D60DDA" w:rsidRPr="00D60DDA">
        <w:rPr>
          <w:rFonts w:ascii="Times New Roman" w:hAnsi="Times New Roman" w:cs="Times New Roman"/>
          <w:sz w:val="24"/>
        </w:rPr>
        <w:t>(Bakka et al. 2019b)</w:t>
      </w:r>
      <w:r>
        <w:rPr>
          <w:rFonts w:ascii="Times New Roman" w:hAnsi="Times New Roman" w:cs="Times New Roman"/>
          <w:sz w:val="24"/>
          <w:szCs w:val="24"/>
          <w:lang w:val="en-AU"/>
        </w:rPr>
        <w:fldChar w:fldCharType="end"/>
      </w:r>
      <w:r w:rsidRPr="00740840">
        <w:rPr>
          <w:rFonts w:ascii="Times New Roman" w:hAnsi="Times New Roman" w:cs="Times New Roman"/>
          <w:sz w:val="24"/>
          <w:szCs w:val="24"/>
          <w:lang w:val="en-GB"/>
        </w:rPr>
        <w:t>.</w:t>
      </w:r>
    </w:p>
    <w:p w14:paraId="09B7D943" w14:textId="77777777" w:rsidR="00C02D41" w:rsidRPr="00740840" w:rsidRDefault="00C02D41" w:rsidP="00740840">
      <w:pPr>
        <w:spacing w:line="480" w:lineRule="auto"/>
        <w:jc w:val="both"/>
        <w:rPr>
          <w:rFonts w:ascii="Times New Roman" w:hAnsi="Times New Roman" w:cs="Times New Roman"/>
          <w:iCs/>
          <w:sz w:val="24"/>
          <w:szCs w:val="24"/>
          <w:highlight w:val="yellow"/>
          <w:lang w:val="en-GB"/>
        </w:rPr>
      </w:pPr>
    </w:p>
    <w:p w14:paraId="3D4CF771" w14:textId="77777777" w:rsidR="00740840" w:rsidRDefault="00740840" w:rsidP="00740840">
      <w:pPr>
        <w:spacing w:line="480" w:lineRule="auto"/>
        <w:rPr>
          <w:rFonts w:ascii="Times New Roman" w:hAnsi="Times New Roman" w:cs="Times New Roman"/>
          <w:i/>
          <w:sz w:val="24"/>
          <w:szCs w:val="24"/>
          <w:lang w:val="en-AU"/>
        </w:rPr>
      </w:pPr>
      <w:r w:rsidRPr="00235BC3">
        <w:rPr>
          <w:rFonts w:ascii="Times New Roman" w:hAnsi="Times New Roman" w:cs="Times New Roman"/>
          <w:i/>
          <w:sz w:val="24"/>
          <w:szCs w:val="24"/>
          <w:lang w:val="en-AU"/>
        </w:rPr>
        <w:t xml:space="preserve">Model implementation </w:t>
      </w:r>
    </w:p>
    <w:p w14:paraId="560466B9" w14:textId="77777777" w:rsidR="00C02D41" w:rsidRPr="00235BC3" w:rsidRDefault="00C02D41" w:rsidP="00740840">
      <w:pPr>
        <w:spacing w:line="480" w:lineRule="auto"/>
        <w:rPr>
          <w:rFonts w:ascii="Times New Roman" w:hAnsi="Times New Roman" w:cs="Times New Roman"/>
          <w:i/>
          <w:sz w:val="24"/>
          <w:szCs w:val="24"/>
          <w:lang w:val="en-AU"/>
        </w:rPr>
      </w:pPr>
    </w:p>
    <w:p w14:paraId="4CBD7F52" w14:textId="4E208576" w:rsidR="00740840" w:rsidRPr="00235BC3" w:rsidRDefault="00740840" w:rsidP="00740840">
      <w:pPr>
        <w:spacing w:line="480" w:lineRule="auto"/>
        <w:jc w:val="both"/>
        <w:rPr>
          <w:rFonts w:ascii="Times New Roman" w:hAnsi="Times New Roman" w:cs="Times New Roman"/>
          <w:sz w:val="24"/>
          <w:szCs w:val="24"/>
          <w:lang w:val="en-AU"/>
        </w:rPr>
      </w:pPr>
      <w:r>
        <w:rPr>
          <w:rFonts w:ascii="Times New Roman" w:hAnsi="Times New Roman" w:cs="Times New Roman"/>
          <w:iCs/>
          <w:sz w:val="24"/>
          <w:szCs w:val="24"/>
          <w:lang w:val="en-AU"/>
        </w:rPr>
        <w:t>We implemented t</w:t>
      </w:r>
      <w:r w:rsidRPr="00235BC3">
        <w:rPr>
          <w:rFonts w:ascii="Times New Roman" w:hAnsi="Times New Roman" w:cs="Times New Roman"/>
          <w:iCs/>
          <w:sz w:val="24"/>
          <w:szCs w:val="24"/>
          <w:lang w:val="en-AU"/>
        </w:rPr>
        <w:t xml:space="preserve">he model </w:t>
      </w:r>
      <w:r>
        <w:rPr>
          <w:rFonts w:ascii="Times New Roman" w:hAnsi="Times New Roman" w:cs="Times New Roman"/>
          <w:iCs/>
          <w:sz w:val="24"/>
          <w:szCs w:val="24"/>
          <w:lang w:val="en-AU"/>
        </w:rPr>
        <w:t xml:space="preserve">in </w:t>
      </w:r>
      <w:r w:rsidRPr="00235BC3">
        <w:rPr>
          <w:rFonts w:ascii="Times New Roman" w:hAnsi="Times New Roman" w:cs="Times New Roman"/>
          <w:iCs/>
          <w:sz w:val="24"/>
          <w:szCs w:val="24"/>
          <w:lang w:val="en-AU"/>
        </w:rPr>
        <w:t xml:space="preserve">INLA version 24.06.27 </w:t>
      </w:r>
      <w:r>
        <w:rPr>
          <w:rFonts w:ascii="Times New Roman" w:hAnsi="Times New Roman" w:cs="Times New Roman"/>
          <w:iCs/>
          <w:sz w:val="24"/>
          <w:szCs w:val="24"/>
          <w:lang w:val="en-AU"/>
        </w:rPr>
        <w:t>u</w:t>
      </w:r>
      <w:r w:rsidRPr="00235BC3">
        <w:rPr>
          <w:rFonts w:ascii="Times New Roman" w:hAnsi="Times New Roman" w:cs="Times New Roman"/>
          <w:iCs/>
          <w:sz w:val="24"/>
          <w:szCs w:val="24"/>
          <w:lang w:val="en-AU"/>
        </w:rPr>
        <w:t>n</w:t>
      </w:r>
      <w:r>
        <w:rPr>
          <w:rFonts w:ascii="Times New Roman" w:hAnsi="Times New Roman" w:cs="Times New Roman"/>
          <w:iCs/>
          <w:sz w:val="24"/>
          <w:szCs w:val="24"/>
          <w:lang w:val="en-AU"/>
        </w:rPr>
        <w:t>der</w:t>
      </w:r>
      <w:r w:rsidRPr="00235BC3">
        <w:rPr>
          <w:rFonts w:ascii="Times New Roman" w:hAnsi="Times New Roman" w:cs="Times New Roman"/>
          <w:iCs/>
          <w:sz w:val="24"/>
          <w:szCs w:val="24"/>
          <w:lang w:val="en-AU"/>
        </w:rPr>
        <w:t xml:space="preserve"> R version 4.4.3 </w:t>
      </w:r>
      <w:r>
        <w:rPr>
          <w:rFonts w:ascii="Times New Roman" w:hAnsi="Times New Roman" w:cs="Times New Roman"/>
          <w:iCs/>
          <w:sz w:val="24"/>
          <w:szCs w:val="24"/>
          <w:lang w:val="en-AU"/>
        </w:rPr>
        <w:fldChar w:fldCharType="begin"/>
      </w:r>
      <w:r w:rsidR="006D313E">
        <w:rPr>
          <w:rFonts w:ascii="Times New Roman" w:hAnsi="Times New Roman" w:cs="Times New Roman"/>
          <w:iCs/>
          <w:sz w:val="24"/>
          <w:szCs w:val="24"/>
          <w:lang w:val="en-AU"/>
        </w:rPr>
        <w:instrText xml:space="preserve"> ADDIN ZOTERO_ITEM CSL_CITATION {"citationID":"CE0zgGn1","properties":{"formattedCitation":"(Rue et al. 2009)","plainCitation":"(Rue et al. 2009)","noteIndex":0},"citationItems":[{"id":23386,"uris":["http://zotero.org/users/942300/items/2LRWVPCP"],"itemData":{"id":23386,"type":"article-journal","container-title":"Journal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schema":"https://github.com/citation-style-language/schema/raw/master/csl-citation.json"} </w:instrText>
      </w:r>
      <w:r>
        <w:rPr>
          <w:rFonts w:ascii="Times New Roman" w:hAnsi="Times New Roman" w:cs="Times New Roman"/>
          <w:iCs/>
          <w:sz w:val="24"/>
          <w:szCs w:val="24"/>
          <w:lang w:val="en-AU"/>
        </w:rPr>
        <w:fldChar w:fldCharType="separate"/>
      </w:r>
      <w:r w:rsidRPr="00C24AF0">
        <w:rPr>
          <w:rFonts w:ascii="Times New Roman" w:hAnsi="Times New Roman" w:cs="Times New Roman"/>
          <w:sz w:val="24"/>
          <w:lang w:val="en-GB"/>
        </w:rPr>
        <w:t>(Rue et al. 2009)</w:t>
      </w:r>
      <w:r>
        <w:rPr>
          <w:rFonts w:ascii="Times New Roman" w:hAnsi="Times New Roman" w:cs="Times New Roman"/>
          <w:iCs/>
          <w:sz w:val="24"/>
          <w:szCs w:val="24"/>
          <w:lang w:val="en-AU"/>
        </w:rPr>
        <w:fldChar w:fldCharType="end"/>
      </w:r>
      <w:r w:rsidRPr="00235BC3">
        <w:rPr>
          <w:rFonts w:ascii="Times New Roman" w:hAnsi="Times New Roman" w:cs="Times New Roman"/>
          <w:iCs/>
          <w:sz w:val="24"/>
          <w:szCs w:val="24"/>
          <w:lang w:val="en-AU"/>
        </w:rPr>
        <w:t xml:space="preserve">. INLA </w:t>
      </w:r>
      <w:r w:rsidRPr="00235BC3">
        <w:rPr>
          <w:rFonts w:ascii="Times New Roman" w:hAnsi="Times New Roman" w:cs="Times New Roman"/>
          <w:sz w:val="24"/>
          <w:szCs w:val="24"/>
          <w:lang w:val="en-AU"/>
        </w:rPr>
        <w:t>is a Bayesian inference method based on deterministic Laplace approximations, which contrasts with stochastic simulation-based approaches such as MCMC. This approach enables fast yet accurate estimation, particularly well-suited for spatial models through the SPDE framework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sidR="006D313E">
        <w:rPr>
          <w:rFonts w:ascii="Times New Roman" w:hAnsi="Times New Roman" w:cs="Times New Roman"/>
          <w:sz w:val="24"/>
          <w:szCs w:val="24"/>
          <w:lang w:val="en-AU"/>
        </w:rPr>
        <w:instrText xml:space="preserve"> ADDIN ZOTERO_ITEM CSL_CITATION {"citationID":"ET2cTyzA","properties":{"formattedCitation":"(Lindgren et al. 2011)","plainCitation":"(Lindgren et al. 2011)","noteIndex":0},"citationItems":[{"id":23385,"uris":["http://zotero.org/users/942300/items/I5LGMJNC"],"itemData":{"id":23385,"type":"article-journal","abstract":"Summary.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Pr>
          <w:rFonts w:ascii="Times New Roman" w:hAnsi="Times New Roman" w:cs="Times New Roman"/>
          <w:sz w:val="24"/>
          <w:szCs w:val="24"/>
          <w:lang w:val="en-AU"/>
        </w:rPr>
        <w:fldChar w:fldCharType="separate"/>
      </w:r>
      <w:r w:rsidRPr="00E50224">
        <w:rPr>
          <w:rFonts w:ascii="Times New Roman" w:hAnsi="Times New Roman" w:cs="Times New Roman"/>
          <w:sz w:val="24"/>
          <w:lang w:val="en-GB"/>
        </w:rPr>
        <w:t>(Lindgren et al. 2011)</w:t>
      </w:r>
      <w:r>
        <w:rPr>
          <w:rFonts w:ascii="Times New Roman" w:hAnsi="Times New Roman" w:cs="Times New Roman"/>
          <w:sz w:val="24"/>
          <w:szCs w:val="24"/>
          <w:lang w:val="en-AU"/>
        </w:rPr>
        <w:fldChar w:fldCharType="end"/>
      </w:r>
      <w:r w:rsidRPr="00235BC3">
        <w:rPr>
          <w:rFonts w:ascii="Times New Roman" w:hAnsi="Times New Roman" w:cs="Times New Roman"/>
          <w:iCs/>
          <w:sz w:val="24"/>
          <w:szCs w:val="24"/>
          <w:lang w:val="en-AU"/>
        </w:rPr>
        <w:t xml:space="preserve">. </w:t>
      </w:r>
      <w:r>
        <w:rPr>
          <w:rFonts w:ascii="Times New Roman" w:hAnsi="Times New Roman" w:cs="Times New Roman"/>
          <w:iCs/>
          <w:sz w:val="24"/>
          <w:szCs w:val="24"/>
          <w:lang w:val="en-AU"/>
        </w:rPr>
        <w:t xml:space="preserve">We conducted </w:t>
      </w:r>
      <w:r>
        <w:rPr>
          <w:rFonts w:ascii="Times New Roman" w:hAnsi="Times New Roman" w:cs="Times New Roman"/>
          <w:sz w:val="24"/>
          <w:szCs w:val="24"/>
          <w:lang w:val="en-AU"/>
        </w:rPr>
        <w:t>i</w:t>
      </w:r>
      <w:r w:rsidRPr="00235BC3">
        <w:rPr>
          <w:rFonts w:ascii="Times New Roman" w:hAnsi="Times New Roman" w:cs="Times New Roman"/>
          <w:sz w:val="24"/>
          <w:szCs w:val="24"/>
          <w:lang w:val="en-AU"/>
        </w:rPr>
        <w:t xml:space="preserve">nference independently for each species. </w:t>
      </w:r>
      <w:r>
        <w:rPr>
          <w:rFonts w:ascii="Times New Roman" w:hAnsi="Times New Roman" w:cs="Times New Roman"/>
          <w:sz w:val="24"/>
          <w:szCs w:val="24"/>
          <w:lang w:val="en-AU"/>
        </w:rPr>
        <w:t>We achieved s</w:t>
      </w:r>
      <w:r w:rsidRPr="00235BC3">
        <w:rPr>
          <w:rFonts w:ascii="Times New Roman" w:hAnsi="Times New Roman" w:cs="Times New Roman"/>
          <w:sz w:val="24"/>
          <w:szCs w:val="24"/>
          <w:lang w:val="en-AU"/>
        </w:rPr>
        <w:t xml:space="preserve">patial discretization using a </w:t>
      </w:r>
      <w:proofErr w:type="spellStart"/>
      <w:r w:rsidRPr="00235BC3">
        <w:rPr>
          <w:rFonts w:ascii="Times New Roman" w:hAnsi="Times New Roman" w:cs="Times New Roman"/>
          <w:sz w:val="24"/>
          <w:szCs w:val="24"/>
          <w:lang w:val="en-AU"/>
        </w:rPr>
        <w:t>Voronoï</w:t>
      </w:r>
      <w:proofErr w:type="spellEnd"/>
      <w:r w:rsidRPr="00235BC3">
        <w:rPr>
          <w:rFonts w:ascii="Times New Roman" w:hAnsi="Times New Roman" w:cs="Times New Roman"/>
          <w:sz w:val="24"/>
          <w:szCs w:val="24"/>
          <w:lang w:val="en-AU"/>
        </w:rPr>
        <w:t xml:space="preserve"> mesh composed of cells with a mean area of </w:t>
      </w:r>
      <w:r w:rsidRPr="00235BC3">
        <w:rPr>
          <w:rFonts w:ascii="Times New Roman" w:hAnsi="Times New Roman" w:cs="Times New Roman"/>
          <w:sz w:val="24"/>
          <w:szCs w:val="24"/>
          <w:lang w:val="en-AU"/>
        </w:rPr>
        <w:lastRenderedPageBreak/>
        <w:t>3.46 km² (median: 3.38 km²; 95% CI: [2.06 km², 5.33 km²]). The inference workflow was structured as follows:</w:t>
      </w:r>
    </w:p>
    <w:p w14:paraId="1CCA3B64"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Pr>
          <w:rFonts w:ascii="Times New Roman" w:hAnsi="Times New Roman" w:cs="Times New Roman"/>
          <w:i/>
          <w:iCs/>
          <w:sz w:val="24"/>
          <w:szCs w:val="24"/>
          <w:lang w:val="en-AU"/>
        </w:rPr>
        <w:t>e</w:t>
      </w:r>
      <w:r w:rsidRPr="005F3188">
        <w:rPr>
          <w:rFonts w:ascii="Times New Roman" w:hAnsi="Times New Roman" w:cs="Times New Roman"/>
          <w:i/>
          <w:iCs/>
          <w:sz w:val="24"/>
          <w:szCs w:val="24"/>
          <w:lang w:val="en-AU"/>
        </w:rPr>
        <w:t>stimation of the spatial parameters:</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e</w:t>
      </w:r>
      <w:r w:rsidRPr="005F3188">
        <w:rPr>
          <w:rFonts w:ascii="Times New Roman" w:hAnsi="Times New Roman" w:cs="Times New Roman"/>
          <w:sz w:val="24"/>
          <w:szCs w:val="24"/>
          <w:lang w:val="en-AU"/>
        </w:rPr>
        <w:t xml:space="preserve">stimate the range and standard deviation of the </w:t>
      </w:r>
      <w:proofErr w:type="spellStart"/>
      <w:r w:rsidRPr="005F3188">
        <w:rPr>
          <w:rFonts w:ascii="Times New Roman" w:hAnsi="Times New Roman" w:cs="Times New Roman"/>
          <w:sz w:val="24"/>
          <w:szCs w:val="24"/>
          <w:lang w:val="en-AU"/>
        </w:rPr>
        <w:t>Matérn</w:t>
      </w:r>
      <w:proofErr w:type="spellEnd"/>
      <w:r w:rsidRPr="005F3188">
        <w:rPr>
          <w:rFonts w:ascii="Times New Roman" w:hAnsi="Times New Roman" w:cs="Times New Roman"/>
          <w:sz w:val="24"/>
          <w:szCs w:val="24"/>
          <w:lang w:val="en-AU"/>
        </w:rPr>
        <w:t xml:space="preserve"> covariance function for the exposure model</w:t>
      </w:r>
      <w:r>
        <w:rPr>
          <w:rFonts w:ascii="Times New Roman" w:hAnsi="Times New Roman" w:cs="Times New Roman"/>
          <w:sz w:val="24"/>
          <w:szCs w:val="24"/>
          <w:lang w:val="en-AU"/>
        </w:rPr>
        <w:t>;</w:t>
      </w:r>
    </w:p>
    <w:p w14:paraId="15553390"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 xml:space="preserve">fitting the </w:t>
      </w:r>
      <w:r>
        <w:rPr>
          <w:rFonts w:ascii="Times New Roman" w:hAnsi="Times New Roman" w:cs="Times New Roman"/>
          <w:i/>
          <w:iCs/>
          <w:sz w:val="24"/>
          <w:szCs w:val="24"/>
          <w:lang w:val="en-AU"/>
        </w:rPr>
        <w:t>E layer</w:t>
      </w:r>
      <w:r w:rsidRPr="00F04906">
        <w:rPr>
          <w:rFonts w:ascii="Times New Roman" w:hAnsi="Times New Roman" w:cs="Times New Roman"/>
          <w:i/>
          <w:iCs/>
          <w:sz w:val="24"/>
          <w:szCs w:val="24"/>
          <w:lang w:val="en-AU"/>
        </w:rPr>
        <w:t>:</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f</w:t>
      </w:r>
      <w:r w:rsidRPr="005F3188">
        <w:rPr>
          <w:rFonts w:ascii="Times New Roman" w:hAnsi="Times New Roman" w:cs="Times New Roman"/>
          <w:sz w:val="24"/>
          <w:szCs w:val="24"/>
          <w:lang w:val="en-AU"/>
        </w:rPr>
        <w:t>it the full exposure model while fixing the parameters of the GRF to the previously estimated values</w:t>
      </w:r>
      <w:r>
        <w:rPr>
          <w:rFonts w:ascii="Times New Roman" w:hAnsi="Times New Roman" w:cs="Times New Roman"/>
          <w:sz w:val="24"/>
          <w:szCs w:val="24"/>
          <w:lang w:val="en-AU"/>
        </w:rPr>
        <w:t>;</w:t>
      </w:r>
    </w:p>
    <w:p w14:paraId="00A7D2B0"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posterior sampling:</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d</w:t>
      </w:r>
      <w:r w:rsidRPr="005F3188">
        <w:rPr>
          <w:rFonts w:ascii="Times New Roman" w:hAnsi="Times New Roman" w:cs="Times New Roman"/>
          <w:sz w:val="24"/>
          <w:szCs w:val="24"/>
          <w:lang w:val="en-AU"/>
        </w:rPr>
        <w:t xml:space="preserve">raw 100 posterior samples of the predicted </w:t>
      </w:r>
      <w:r>
        <w:rPr>
          <w:rFonts w:ascii="Times New Roman" w:hAnsi="Times New Roman" w:cs="Times New Roman"/>
          <w:sz w:val="24"/>
          <w:szCs w:val="24"/>
          <w:lang w:val="en-AU"/>
        </w:rPr>
        <w:t>exposure</w:t>
      </w:r>
      <w:r w:rsidRPr="005F3188">
        <w:rPr>
          <w:rFonts w:ascii="Times New Roman" w:hAnsi="Times New Roman" w:cs="Times New Roman"/>
          <w:sz w:val="24"/>
          <w:szCs w:val="24"/>
          <w:lang w:val="en-AU"/>
        </w:rPr>
        <w:t xml:space="preserve">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E</m:t>
            </m:r>
          </m:sup>
        </m:sSup>
      </m:oMath>
      <w:r w:rsidRPr="005F3188">
        <w:rPr>
          <w:rFonts w:ascii="Times New Roman" w:hAnsi="Times New Roman" w:cs="Times New Roman"/>
          <w:sz w:val="24"/>
          <w:szCs w:val="24"/>
          <w:lang w:val="en-AU"/>
        </w:rPr>
        <w:t xml:space="preserve"> from the exposure model</w:t>
      </w:r>
      <w:r>
        <w:rPr>
          <w:rFonts w:ascii="Times New Roman" w:hAnsi="Times New Roman" w:cs="Times New Roman"/>
          <w:sz w:val="24"/>
          <w:szCs w:val="24"/>
          <w:lang w:val="en-AU"/>
        </w:rPr>
        <w:t>;</w:t>
      </w:r>
    </w:p>
    <w:p w14:paraId="414A6654" w14:textId="77777777" w:rsidR="00740840"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risk model estimation:</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f</w:t>
      </w:r>
      <w:r w:rsidRPr="005F3188">
        <w:rPr>
          <w:rFonts w:ascii="Times New Roman" w:hAnsi="Times New Roman" w:cs="Times New Roman"/>
          <w:sz w:val="24"/>
          <w:szCs w:val="24"/>
          <w:lang w:val="en-AU"/>
        </w:rPr>
        <w:t xml:space="preserve">or each posterior sample of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E</m:t>
            </m:r>
          </m:sup>
        </m:sSup>
      </m:oMath>
      <w:r w:rsidRPr="005F3188">
        <w:rPr>
          <w:rFonts w:ascii="Times New Roman" w:hAnsi="Times New Roman" w:cs="Times New Roman"/>
          <w:sz w:val="24"/>
          <w:szCs w:val="24"/>
          <w:lang w:val="en-AU"/>
        </w:rPr>
        <w:t>, fit the corresponding risk model</w:t>
      </w:r>
      <w:r>
        <w:rPr>
          <w:rFonts w:ascii="Times New Roman" w:hAnsi="Times New Roman" w:cs="Times New Roman"/>
          <w:sz w:val="24"/>
          <w:szCs w:val="24"/>
          <w:lang w:val="en-AU"/>
        </w:rPr>
        <w:t xml:space="preserve"> to estimate danger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D</m:t>
            </m:r>
          </m:sup>
        </m:sSup>
      </m:oMath>
      <w:r w:rsidRPr="005F3188">
        <w:rPr>
          <w:rFonts w:ascii="Times New Roman" w:hAnsi="Times New Roman" w:cs="Times New Roman"/>
          <w:sz w:val="24"/>
          <w:szCs w:val="24"/>
          <w:lang w:val="en-AU"/>
        </w:rPr>
        <w:t>.</w:t>
      </w:r>
    </w:p>
    <w:p w14:paraId="01DDF8E5" w14:textId="016F0E02" w:rsidR="00BE7FDF" w:rsidRPr="00235BC3" w:rsidRDefault="00E431BD" w:rsidP="00235BC3">
      <w:pPr>
        <w:spacing w:after="0" w:line="480" w:lineRule="auto"/>
        <w:contextualSpacing/>
        <w:jc w:val="center"/>
        <w:rPr>
          <w:rFonts w:ascii="Times New Roman" w:hAnsi="Times New Roman" w:cs="Times New Roman"/>
          <w:b/>
          <w:bCs/>
          <w:iCs/>
          <w:sz w:val="24"/>
          <w:szCs w:val="24"/>
          <w:highlight w:val="yellow"/>
          <w:lang w:val="en-GB"/>
        </w:rPr>
      </w:pPr>
      <w:r>
        <w:rPr>
          <w:noProof/>
        </w:rPr>
        <w:drawing>
          <wp:inline distT="0" distB="0" distL="0" distR="0" wp14:anchorId="6E10492A" wp14:editId="3F66C2F5">
            <wp:extent cx="5759450" cy="3211830"/>
            <wp:effectExtent l="0" t="0" r="0" b="7620"/>
            <wp:docPr id="1377527390" name="Image 2" descr="Une image contenant texte, capture d’écran,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27390" name="Image 2" descr="Une image contenant texte, capture d’écran, cercle, Police&#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211830"/>
                    </a:xfrm>
                    <a:prstGeom prst="rect">
                      <a:avLst/>
                    </a:prstGeom>
                    <a:noFill/>
                    <a:ln>
                      <a:noFill/>
                    </a:ln>
                  </pic:spPr>
                </pic:pic>
              </a:graphicData>
            </a:graphic>
          </wp:inline>
        </w:drawing>
      </w:r>
    </w:p>
    <w:p w14:paraId="29167125" w14:textId="0A206E38" w:rsidR="00D65FF5" w:rsidRPr="00663601" w:rsidRDefault="00D65FF5" w:rsidP="00235BC3">
      <w:pPr>
        <w:tabs>
          <w:tab w:val="left" w:pos="1701"/>
          <w:tab w:val="left" w:pos="7371"/>
        </w:tabs>
        <w:spacing w:after="0" w:line="480" w:lineRule="auto"/>
        <w:ind w:left="1560" w:right="1701"/>
        <w:contextualSpacing/>
        <w:rPr>
          <w:rFonts w:ascii="Times New Roman" w:hAnsi="Times New Roman" w:cs="Times New Roman"/>
          <w:iCs/>
          <w:sz w:val="24"/>
          <w:szCs w:val="24"/>
        </w:rPr>
      </w:pPr>
      <w:r w:rsidRPr="00663601">
        <w:rPr>
          <w:rFonts w:ascii="Times New Roman" w:hAnsi="Times New Roman" w:cs="Times New Roman"/>
          <w:b/>
          <w:bCs/>
          <w:iCs/>
          <w:sz w:val="24"/>
          <w:szCs w:val="24"/>
          <w:lang w:val="en-GB"/>
        </w:rPr>
        <w:t>Figure 2.</w:t>
      </w:r>
      <w:r w:rsidRPr="00663601">
        <w:rPr>
          <w:rFonts w:ascii="Times New Roman" w:hAnsi="Times New Roman" w:cs="Times New Roman"/>
          <w:iCs/>
          <w:sz w:val="24"/>
          <w:szCs w:val="24"/>
          <w:lang w:val="en-GB"/>
        </w:rPr>
        <w:t xml:space="preserve"> </w:t>
      </w:r>
      <w:r w:rsidR="00371B0A" w:rsidRPr="00663601">
        <w:rPr>
          <w:rFonts w:ascii="Times New Roman" w:hAnsi="Times New Roman" w:cs="Times New Roman"/>
          <w:iCs/>
          <w:sz w:val="24"/>
          <w:szCs w:val="24"/>
          <w:lang w:val="en-GB"/>
        </w:rPr>
        <w:t>D</w:t>
      </w:r>
      <w:r w:rsidR="00371B0A">
        <w:rPr>
          <w:rFonts w:ascii="Times New Roman" w:hAnsi="Times New Roman" w:cs="Times New Roman"/>
          <w:iCs/>
          <w:sz w:val="24"/>
          <w:szCs w:val="24"/>
          <w:lang w:val="en-GB"/>
        </w:rPr>
        <w:t>iagram of the risk model</w:t>
      </w:r>
      <w:r w:rsidR="00D461EC" w:rsidRPr="00235BC3">
        <w:rPr>
          <w:rFonts w:ascii="Times New Roman" w:hAnsi="Times New Roman" w:cs="Times New Roman"/>
          <w:iCs/>
          <w:sz w:val="24"/>
          <w:szCs w:val="24"/>
          <w:lang w:val="en-GB"/>
        </w:rPr>
        <w:t>.</w:t>
      </w:r>
      <w:r w:rsidR="00663601">
        <w:rPr>
          <w:rFonts w:ascii="Times New Roman" w:hAnsi="Times New Roman" w:cs="Times New Roman"/>
          <w:iCs/>
          <w:sz w:val="24"/>
          <w:szCs w:val="24"/>
          <w:lang w:val="en-GB"/>
        </w:rPr>
        <w:t xml:space="preserve"> </w:t>
      </w:r>
      <w:r w:rsidR="00663601" w:rsidRPr="00663601">
        <w:rPr>
          <w:rFonts w:ascii="Times New Roman" w:hAnsi="Times New Roman" w:cs="Times New Roman"/>
          <w:iCs/>
          <w:sz w:val="24"/>
          <w:szCs w:val="24"/>
          <w:highlight w:val="yellow"/>
        </w:rPr>
        <w:t xml:space="preserve">[inverser les équations entre danger model et </w:t>
      </w:r>
      <w:proofErr w:type="spellStart"/>
      <w:r w:rsidR="00663601" w:rsidRPr="00663601">
        <w:rPr>
          <w:rFonts w:ascii="Times New Roman" w:hAnsi="Times New Roman" w:cs="Times New Roman"/>
          <w:iCs/>
          <w:sz w:val="24"/>
          <w:szCs w:val="24"/>
          <w:highlight w:val="yellow"/>
        </w:rPr>
        <w:t>exposure</w:t>
      </w:r>
      <w:proofErr w:type="spellEnd"/>
      <w:r w:rsidR="00663601" w:rsidRPr="00663601">
        <w:rPr>
          <w:rFonts w:ascii="Times New Roman" w:hAnsi="Times New Roman" w:cs="Times New Roman"/>
          <w:iCs/>
          <w:sz w:val="24"/>
          <w:szCs w:val="24"/>
          <w:highlight w:val="yellow"/>
        </w:rPr>
        <w:t xml:space="preserve"> model]</w:t>
      </w:r>
    </w:p>
    <w:p w14:paraId="23E18D26" w14:textId="77777777" w:rsidR="00114E64" w:rsidRPr="00663601" w:rsidRDefault="00114E64" w:rsidP="00235BC3">
      <w:pPr>
        <w:spacing w:line="480" w:lineRule="auto"/>
        <w:rPr>
          <w:rFonts w:ascii="Times New Roman" w:hAnsi="Times New Roman" w:cs="Times New Roman"/>
          <w:iCs/>
          <w:sz w:val="24"/>
          <w:szCs w:val="24"/>
        </w:rPr>
      </w:pPr>
    </w:p>
    <w:p w14:paraId="0D6CAB7F" w14:textId="3C1439BD" w:rsidR="00FA0789" w:rsidRPr="00235BC3" w:rsidRDefault="00BC53B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Fitting</w:t>
      </w:r>
      <w:r w:rsidR="00EB4A27" w:rsidRPr="00235BC3">
        <w:rPr>
          <w:rFonts w:ascii="Times New Roman" w:hAnsi="Times New Roman" w:cs="Times New Roman"/>
          <w:i/>
          <w:sz w:val="24"/>
          <w:szCs w:val="24"/>
          <w:lang w:val="en-GB"/>
        </w:rPr>
        <w:t xml:space="preserve"> </w:t>
      </w:r>
      <w:r w:rsidRPr="00235BC3">
        <w:rPr>
          <w:rFonts w:ascii="Times New Roman" w:hAnsi="Times New Roman" w:cs="Times New Roman"/>
          <w:i/>
          <w:sz w:val="24"/>
          <w:szCs w:val="24"/>
          <w:lang w:val="en-GB"/>
        </w:rPr>
        <w:t>and prediction assessment</w:t>
      </w:r>
    </w:p>
    <w:p w14:paraId="38D9BA13" w14:textId="659ED806" w:rsidR="005F7397" w:rsidRDefault="00B41086"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lastRenderedPageBreak/>
        <w:t>We assessed g</w:t>
      </w:r>
      <w:r w:rsidR="005F7397" w:rsidRPr="00235BC3">
        <w:rPr>
          <w:rFonts w:ascii="Times New Roman" w:hAnsi="Times New Roman" w:cs="Times New Roman"/>
          <w:iCs/>
          <w:sz w:val="24"/>
          <w:szCs w:val="24"/>
          <w:lang w:val="en-GB"/>
        </w:rPr>
        <w:t>oodness of fit</w:t>
      </w:r>
      <w:r w:rsidR="00D268EB" w:rsidRPr="00235BC3">
        <w:rPr>
          <w:rFonts w:ascii="Times New Roman" w:hAnsi="Times New Roman" w:cs="Times New Roman"/>
          <w:iCs/>
          <w:sz w:val="24"/>
          <w:szCs w:val="24"/>
          <w:lang w:val="en-GB"/>
        </w:rPr>
        <w:t xml:space="preserve"> independently for the exposure model and for each risk model corresponding to a posterior sample. </w:t>
      </w:r>
      <w:r w:rsidR="003D4733">
        <w:rPr>
          <w:rFonts w:ascii="Times New Roman" w:hAnsi="Times New Roman" w:cs="Times New Roman"/>
          <w:iCs/>
          <w:sz w:val="24"/>
          <w:szCs w:val="24"/>
          <w:lang w:val="en-GB"/>
        </w:rPr>
        <w:t xml:space="preserve">We considered </w:t>
      </w:r>
      <w:r w:rsidR="00D268EB" w:rsidRPr="00235BC3">
        <w:rPr>
          <w:rFonts w:ascii="Times New Roman" w:hAnsi="Times New Roman" w:cs="Times New Roman"/>
          <w:iCs/>
          <w:sz w:val="24"/>
          <w:szCs w:val="24"/>
          <w:lang w:val="en-GB"/>
        </w:rPr>
        <w:t xml:space="preserve">the Area Under the Curve (AUC), the True Skill Statistic (TSS), and the correlation between observed and predicted counts. </w:t>
      </w:r>
      <w:r w:rsidR="00D86880">
        <w:rPr>
          <w:rFonts w:ascii="Times New Roman" w:hAnsi="Times New Roman" w:cs="Times New Roman"/>
          <w:iCs/>
          <w:sz w:val="24"/>
          <w:szCs w:val="24"/>
          <w:lang w:val="en-GB"/>
        </w:rPr>
        <w:t>We conducted t</w:t>
      </w:r>
      <w:r w:rsidR="00D268EB" w:rsidRPr="00235BC3">
        <w:rPr>
          <w:rFonts w:ascii="Times New Roman" w:hAnsi="Times New Roman" w:cs="Times New Roman"/>
          <w:iCs/>
          <w:sz w:val="24"/>
          <w:szCs w:val="24"/>
          <w:lang w:val="en-GB"/>
        </w:rPr>
        <w:t xml:space="preserve">hese assessments on spatial grids with resolutions of 20 km² for living animals and 10 km² for </w:t>
      </w:r>
      <w:proofErr w:type="spellStart"/>
      <w:r w:rsidR="00D268EB" w:rsidRPr="00235BC3">
        <w:rPr>
          <w:rFonts w:ascii="Times New Roman" w:hAnsi="Times New Roman" w:cs="Times New Roman"/>
          <w:iCs/>
          <w:sz w:val="24"/>
          <w:szCs w:val="24"/>
          <w:lang w:val="en-GB"/>
        </w:rPr>
        <w:t>roadkills</w:t>
      </w:r>
      <w:proofErr w:type="spellEnd"/>
      <w:r w:rsidR="00D268EB" w:rsidRPr="00235BC3">
        <w:rPr>
          <w:rFonts w:ascii="Times New Roman" w:hAnsi="Times New Roman" w:cs="Times New Roman"/>
          <w:iCs/>
          <w:sz w:val="24"/>
          <w:szCs w:val="24"/>
          <w:lang w:val="en-GB"/>
        </w:rPr>
        <w:t>, respectively.</w:t>
      </w:r>
    </w:p>
    <w:p w14:paraId="08ED33AF" w14:textId="77777777" w:rsidR="00E61F31" w:rsidRPr="00235BC3" w:rsidRDefault="00E61F31" w:rsidP="00235BC3">
      <w:pPr>
        <w:spacing w:line="480" w:lineRule="auto"/>
        <w:jc w:val="both"/>
        <w:rPr>
          <w:rFonts w:ascii="Times New Roman" w:hAnsi="Times New Roman" w:cs="Times New Roman"/>
          <w:iCs/>
          <w:sz w:val="24"/>
          <w:szCs w:val="24"/>
          <w:lang w:val="en-GB"/>
        </w:rPr>
      </w:pPr>
    </w:p>
    <w:p w14:paraId="1C44C2A1" w14:textId="11918913" w:rsidR="00272923" w:rsidRPr="00235BC3" w:rsidRDefault="00E61F31"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t>We assessed t</w:t>
      </w:r>
      <w:r w:rsidR="00696AB1" w:rsidRPr="00235BC3">
        <w:rPr>
          <w:rFonts w:ascii="Times New Roman" w:hAnsi="Times New Roman" w:cs="Times New Roman"/>
          <w:iCs/>
          <w:sz w:val="24"/>
          <w:szCs w:val="24"/>
          <w:lang w:val="en-GB"/>
        </w:rPr>
        <w:t xml:space="preserve">he robustness of predictions </w:t>
      </w:r>
      <w:r>
        <w:rPr>
          <w:rFonts w:ascii="Times New Roman" w:hAnsi="Times New Roman" w:cs="Times New Roman"/>
          <w:iCs/>
          <w:sz w:val="24"/>
          <w:szCs w:val="24"/>
          <w:lang w:val="en-GB"/>
        </w:rPr>
        <w:t xml:space="preserve">of the </w:t>
      </w:r>
      <w:r w:rsidR="00696AB1" w:rsidRPr="00235BC3">
        <w:rPr>
          <w:rFonts w:ascii="Times New Roman" w:hAnsi="Times New Roman" w:cs="Times New Roman"/>
          <w:iCs/>
          <w:sz w:val="24"/>
          <w:szCs w:val="24"/>
          <w:lang w:val="en-GB"/>
        </w:rPr>
        <w:t>roadkill</w:t>
      </w:r>
      <w:r>
        <w:rPr>
          <w:rFonts w:ascii="Times New Roman" w:hAnsi="Times New Roman" w:cs="Times New Roman"/>
          <w:iCs/>
          <w:sz w:val="24"/>
          <w:szCs w:val="24"/>
          <w:lang w:val="en-GB"/>
        </w:rPr>
        <w:t xml:space="preserve"> risk</w:t>
      </w:r>
      <w:r w:rsidR="00696AB1" w:rsidRPr="00235BC3">
        <w:rPr>
          <w:rFonts w:ascii="Times New Roman" w:hAnsi="Times New Roman" w:cs="Times New Roman"/>
          <w:iCs/>
          <w:sz w:val="24"/>
          <w:szCs w:val="24"/>
          <w:lang w:val="en-GB"/>
        </w:rPr>
        <w:t xml:space="preserve"> through a spatial cross-validation procedure. This involved removing a subset of the data, re-estimating model parameters, and predicting the held-out data. For each replicate, </w:t>
      </w:r>
      <w:r w:rsidR="002A3715">
        <w:rPr>
          <w:rFonts w:ascii="Times New Roman" w:hAnsi="Times New Roman" w:cs="Times New Roman"/>
          <w:iCs/>
          <w:sz w:val="24"/>
          <w:szCs w:val="24"/>
          <w:lang w:val="en-GB"/>
        </w:rPr>
        <w:t xml:space="preserve">we draw </w:t>
      </w:r>
      <w:r w:rsidR="00696AB1" w:rsidRPr="00235BC3">
        <w:rPr>
          <w:rFonts w:ascii="Times New Roman" w:hAnsi="Times New Roman" w:cs="Times New Roman"/>
          <w:iCs/>
          <w:sz w:val="24"/>
          <w:szCs w:val="24"/>
          <w:lang w:val="en-GB"/>
        </w:rPr>
        <w:t xml:space="preserve">a random point within the spatial domain and </w:t>
      </w:r>
      <w:r w:rsidR="006C5FD6">
        <w:rPr>
          <w:rFonts w:ascii="Times New Roman" w:hAnsi="Times New Roman" w:cs="Times New Roman"/>
          <w:iCs/>
          <w:sz w:val="24"/>
          <w:szCs w:val="24"/>
          <w:lang w:val="en-GB"/>
        </w:rPr>
        <w:t xml:space="preserve">excluded </w:t>
      </w:r>
      <w:r w:rsidR="00696AB1" w:rsidRPr="00235BC3">
        <w:rPr>
          <w:rFonts w:ascii="Times New Roman" w:hAnsi="Times New Roman" w:cs="Times New Roman"/>
          <w:iCs/>
          <w:sz w:val="24"/>
          <w:szCs w:val="24"/>
          <w:lang w:val="en-GB"/>
        </w:rPr>
        <w:t>all data within a 30 km radius</w:t>
      </w:r>
      <w:r w:rsidR="00AC549E">
        <w:rPr>
          <w:rFonts w:ascii="Times New Roman" w:hAnsi="Times New Roman" w:cs="Times New Roman"/>
          <w:iCs/>
          <w:sz w:val="24"/>
          <w:szCs w:val="24"/>
          <w:lang w:val="en-GB"/>
        </w:rPr>
        <w:t xml:space="preserve"> for prediction</w:t>
      </w:r>
      <w:r w:rsidR="00696AB1" w:rsidRPr="00235BC3">
        <w:rPr>
          <w:rFonts w:ascii="Times New Roman" w:hAnsi="Times New Roman" w:cs="Times New Roman"/>
          <w:iCs/>
          <w:sz w:val="24"/>
          <w:szCs w:val="24"/>
          <w:lang w:val="en-GB"/>
        </w:rPr>
        <w:t>.</w:t>
      </w:r>
      <w:r w:rsidR="006C5FD6">
        <w:rPr>
          <w:rFonts w:ascii="Times New Roman" w:hAnsi="Times New Roman" w:cs="Times New Roman"/>
          <w:iCs/>
          <w:sz w:val="24"/>
          <w:szCs w:val="24"/>
          <w:lang w:val="en-GB"/>
        </w:rPr>
        <w:t xml:space="preserve"> We performed</w:t>
      </w:r>
      <w:r w:rsidR="00696AB1" w:rsidRPr="00235BC3">
        <w:rPr>
          <w:rFonts w:ascii="Times New Roman" w:hAnsi="Times New Roman" w:cs="Times New Roman"/>
          <w:iCs/>
          <w:sz w:val="24"/>
          <w:szCs w:val="24"/>
          <w:lang w:val="en-GB"/>
        </w:rPr>
        <w:t xml:space="preserve"> </w:t>
      </w:r>
      <w:r w:rsidR="006C5FD6">
        <w:rPr>
          <w:rFonts w:ascii="Times New Roman" w:hAnsi="Times New Roman" w:cs="Times New Roman"/>
          <w:iCs/>
          <w:sz w:val="24"/>
          <w:szCs w:val="24"/>
          <w:lang w:val="en-GB"/>
        </w:rPr>
        <w:t>a</w:t>
      </w:r>
      <w:r w:rsidR="00696AB1" w:rsidRPr="00235BC3">
        <w:rPr>
          <w:rFonts w:ascii="Times New Roman" w:hAnsi="Times New Roman" w:cs="Times New Roman"/>
          <w:iCs/>
          <w:sz w:val="24"/>
          <w:szCs w:val="24"/>
          <w:lang w:val="en-GB"/>
        </w:rPr>
        <w:t xml:space="preserve"> total of 100 replicates. </w:t>
      </w:r>
      <w:r w:rsidR="001200AB">
        <w:rPr>
          <w:rFonts w:ascii="Times New Roman" w:hAnsi="Times New Roman" w:cs="Times New Roman"/>
          <w:iCs/>
          <w:sz w:val="24"/>
          <w:szCs w:val="24"/>
          <w:lang w:val="en-GB"/>
        </w:rPr>
        <w:t>We evaluated p</w:t>
      </w:r>
      <w:r w:rsidR="00696AB1" w:rsidRPr="00235BC3">
        <w:rPr>
          <w:rFonts w:ascii="Times New Roman" w:hAnsi="Times New Roman" w:cs="Times New Roman"/>
          <w:iCs/>
          <w:sz w:val="24"/>
          <w:szCs w:val="24"/>
          <w:lang w:val="en-GB"/>
        </w:rPr>
        <w:t xml:space="preserve">rediction quality using the AUC, the TSS, the Root Mean Square Error </w:t>
      </w:r>
      <w:r w:rsidR="001200AB">
        <w:rPr>
          <w:rFonts w:ascii="Times New Roman" w:hAnsi="Times New Roman" w:cs="Times New Roman"/>
          <w:iCs/>
          <w:sz w:val="24"/>
          <w:szCs w:val="24"/>
          <w:lang w:val="en-GB"/>
        </w:rPr>
        <w:t>(</w:t>
      </w:r>
      <w:r w:rsidR="00696AB1" w:rsidRPr="00235BC3">
        <w:rPr>
          <w:rFonts w:ascii="Times New Roman" w:hAnsi="Times New Roman" w:cs="Times New Roman"/>
          <w:iCs/>
          <w:sz w:val="24"/>
          <w:szCs w:val="24"/>
          <w:lang w:val="en-GB"/>
        </w:rPr>
        <w:t>RMSE), and the correlation between observed and predicted counts.</w:t>
      </w:r>
    </w:p>
    <w:p w14:paraId="3D862981" w14:textId="77777777" w:rsidR="00696AB1" w:rsidRPr="00235BC3" w:rsidRDefault="00696AB1" w:rsidP="00235BC3">
      <w:pPr>
        <w:spacing w:line="480" w:lineRule="auto"/>
        <w:jc w:val="both"/>
        <w:rPr>
          <w:rFonts w:ascii="Times New Roman" w:hAnsi="Times New Roman" w:cs="Times New Roman"/>
          <w:bCs/>
          <w:sz w:val="24"/>
          <w:szCs w:val="24"/>
          <w:lang w:val="en-GB"/>
        </w:rPr>
      </w:pPr>
    </w:p>
    <w:p w14:paraId="15FF6D9A" w14:textId="60399638"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Results</w:t>
      </w:r>
    </w:p>
    <w:p w14:paraId="5DABA358" w14:textId="77777777" w:rsidR="00FB3C9C" w:rsidRPr="00235BC3" w:rsidRDefault="00FB3C9C" w:rsidP="00235BC3">
      <w:pPr>
        <w:spacing w:line="480" w:lineRule="auto"/>
        <w:rPr>
          <w:rFonts w:ascii="Times New Roman" w:hAnsi="Times New Roman" w:cs="Times New Roman"/>
          <w:i/>
          <w:sz w:val="24"/>
          <w:szCs w:val="24"/>
          <w:lang w:val="en-GB"/>
        </w:rPr>
      </w:pPr>
    </w:p>
    <w:p w14:paraId="031C709C" w14:textId="675C5EBF" w:rsidR="009A2552" w:rsidRPr="00235BC3" w:rsidRDefault="009A2552"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
          <w:sz w:val="24"/>
          <w:szCs w:val="24"/>
          <w:highlight w:val="yellow"/>
          <w:lang w:val="en-GB"/>
        </w:rPr>
        <w:t>Factual figures on the data</w:t>
      </w:r>
    </w:p>
    <w:p w14:paraId="3ECD4572" w14:textId="77777777" w:rsidR="006118E4" w:rsidRPr="00235BC3" w:rsidRDefault="006118E4" w:rsidP="00235BC3">
      <w:pPr>
        <w:spacing w:line="480" w:lineRule="auto"/>
        <w:rPr>
          <w:rFonts w:ascii="Times New Roman" w:hAnsi="Times New Roman" w:cs="Times New Roman"/>
          <w:b/>
          <w:bCs/>
          <w:iCs/>
          <w:sz w:val="24"/>
          <w:szCs w:val="24"/>
          <w:lang w:val="en-GB"/>
        </w:rPr>
      </w:pPr>
    </w:p>
    <w:p w14:paraId="5EBC6289" w14:textId="77777777" w:rsidR="006118E4" w:rsidRDefault="006118E4"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Model performances</w:t>
      </w:r>
    </w:p>
    <w:p w14:paraId="41E19580" w14:textId="77777777" w:rsidR="00BA3811" w:rsidRPr="00235BC3" w:rsidRDefault="00BA3811" w:rsidP="00235BC3">
      <w:pPr>
        <w:spacing w:line="480" w:lineRule="auto"/>
        <w:rPr>
          <w:rFonts w:ascii="Times New Roman" w:hAnsi="Times New Roman" w:cs="Times New Roman"/>
          <w:i/>
          <w:sz w:val="24"/>
          <w:szCs w:val="24"/>
          <w:lang w:val="en-GB"/>
        </w:rPr>
      </w:pPr>
    </w:p>
    <w:p w14:paraId="0A112BDA" w14:textId="4E40DE88" w:rsidR="00287E84" w:rsidRDefault="001E13B1" w:rsidP="00235BC3">
      <w:pPr>
        <w:spacing w:line="480" w:lineRule="auto"/>
        <w:jc w:val="both"/>
        <w:rPr>
          <w:rFonts w:ascii="Times New Roman" w:hAnsi="Times New Roman" w:cs="Times New Roman"/>
          <w:sz w:val="24"/>
          <w:szCs w:val="24"/>
          <w:lang w:val="en-AU"/>
        </w:rPr>
      </w:pPr>
      <w:r>
        <w:rPr>
          <w:rFonts w:ascii="Times New Roman" w:hAnsi="Times New Roman" w:cs="Times New Roman"/>
          <w:sz w:val="24"/>
          <w:szCs w:val="24"/>
          <w:lang w:val="en-AU"/>
        </w:rPr>
        <w:t>M</w:t>
      </w:r>
      <w:r w:rsidR="00915193" w:rsidRPr="00235BC3">
        <w:rPr>
          <w:rFonts w:ascii="Times New Roman" w:hAnsi="Times New Roman" w:cs="Times New Roman"/>
          <w:sz w:val="24"/>
          <w:szCs w:val="24"/>
          <w:lang w:val="en-AU"/>
        </w:rPr>
        <w:t>odel fit was satisfactory</w:t>
      </w:r>
      <w:r w:rsidR="00871D96">
        <w:rPr>
          <w:rFonts w:ascii="Times New Roman" w:hAnsi="Times New Roman" w:cs="Times New Roman"/>
          <w:sz w:val="24"/>
          <w:szCs w:val="24"/>
          <w:lang w:val="en-AU"/>
        </w:rPr>
        <w:t xml:space="preserve"> </w:t>
      </w:r>
      <w:r w:rsidR="00D96EB0">
        <w:rPr>
          <w:rFonts w:ascii="Times New Roman" w:hAnsi="Times New Roman" w:cs="Times New Roman"/>
          <w:sz w:val="24"/>
          <w:szCs w:val="24"/>
          <w:lang w:val="en-AU"/>
        </w:rPr>
        <w:t xml:space="preserve">overall </w:t>
      </w:r>
      <w:r w:rsidR="00871D96">
        <w:rPr>
          <w:rFonts w:ascii="Times New Roman" w:hAnsi="Times New Roman" w:cs="Times New Roman"/>
          <w:sz w:val="24"/>
          <w:szCs w:val="24"/>
          <w:lang w:val="en-AU"/>
        </w:rPr>
        <w:t>(Table 2</w:t>
      </w:r>
      <w:r w:rsidR="00C94B8E">
        <w:rPr>
          <w:rFonts w:ascii="Times New Roman" w:hAnsi="Times New Roman" w:cs="Times New Roman"/>
          <w:sz w:val="24"/>
          <w:szCs w:val="24"/>
          <w:lang w:val="en-AU"/>
        </w:rPr>
        <w:t xml:space="preserve"> –</w:t>
      </w:r>
      <w:r w:rsidR="00BA2FDC">
        <w:rPr>
          <w:rFonts w:ascii="Times New Roman" w:hAnsi="Times New Roman" w:cs="Times New Roman"/>
          <w:sz w:val="24"/>
          <w:szCs w:val="24"/>
          <w:lang w:val="en-AU"/>
        </w:rPr>
        <w:t xml:space="preserve"> graphical overview in</w:t>
      </w:r>
      <w:r w:rsidR="00C94B8E">
        <w:rPr>
          <w:rFonts w:ascii="Times New Roman" w:hAnsi="Times New Roman" w:cs="Times New Roman"/>
          <w:sz w:val="24"/>
          <w:szCs w:val="24"/>
          <w:lang w:val="en-AU"/>
        </w:rPr>
        <w:t xml:space="preserve"> SM1 - </w:t>
      </w:r>
      <w:r w:rsidR="00B62182">
        <w:rPr>
          <w:rFonts w:ascii="Times New Roman" w:hAnsi="Times New Roman" w:cs="Times New Roman"/>
          <w:sz w:val="24"/>
          <w:szCs w:val="24"/>
          <w:lang w:val="en-AU"/>
        </w:rPr>
        <w:t>5</w:t>
      </w:r>
      <w:r w:rsidR="00871D96">
        <w:rPr>
          <w:rFonts w:ascii="Times New Roman" w:hAnsi="Times New Roman" w:cs="Times New Roman"/>
          <w:sz w:val="24"/>
          <w:szCs w:val="24"/>
          <w:lang w:val="en-AU"/>
        </w:rPr>
        <w:t>)</w:t>
      </w:r>
      <w:r w:rsidR="00915193" w:rsidRPr="00235BC3">
        <w:rPr>
          <w:rFonts w:ascii="Times New Roman" w:hAnsi="Times New Roman" w:cs="Times New Roman"/>
          <w:sz w:val="24"/>
          <w:szCs w:val="24"/>
          <w:lang w:val="en-AU"/>
        </w:rPr>
        <w:t xml:space="preserve">, </w:t>
      </w:r>
      <w:r w:rsidR="00D96EB0">
        <w:rPr>
          <w:rFonts w:ascii="Times New Roman" w:hAnsi="Times New Roman" w:cs="Times New Roman"/>
          <w:sz w:val="24"/>
          <w:szCs w:val="24"/>
          <w:lang w:val="en-AU"/>
        </w:rPr>
        <w:t xml:space="preserve">considering </w:t>
      </w:r>
      <w:r w:rsidR="00915193" w:rsidRPr="00235BC3">
        <w:rPr>
          <w:rFonts w:ascii="Times New Roman" w:hAnsi="Times New Roman" w:cs="Times New Roman"/>
          <w:sz w:val="24"/>
          <w:szCs w:val="24"/>
          <w:lang w:val="en-AU"/>
        </w:rPr>
        <w:t xml:space="preserve">the relatively coarse </w:t>
      </w:r>
      <w:r w:rsidR="00D96EB0">
        <w:rPr>
          <w:rFonts w:ascii="Times New Roman" w:hAnsi="Times New Roman" w:cs="Times New Roman"/>
          <w:sz w:val="24"/>
          <w:szCs w:val="24"/>
          <w:lang w:val="en-AU"/>
        </w:rPr>
        <w:t xml:space="preserve">resolution of spatial </w:t>
      </w:r>
      <w:r w:rsidR="00915193" w:rsidRPr="00235BC3">
        <w:rPr>
          <w:rFonts w:ascii="Times New Roman" w:hAnsi="Times New Roman" w:cs="Times New Roman"/>
          <w:sz w:val="24"/>
          <w:szCs w:val="24"/>
          <w:lang w:val="en-AU"/>
        </w:rPr>
        <w:t xml:space="preserve">predictors in both model components, uncertainties inherent to </w:t>
      </w:r>
      <w:r w:rsidR="00D15DD2">
        <w:rPr>
          <w:rFonts w:ascii="Times New Roman" w:hAnsi="Times New Roman" w:cs="Times New Roman"/>
          <w:sz w:val="24"/>
          <w:szCs w:val="24"/>
          <w:lang w:val="en-AU"/>
        </w:rPr>
        <w:t xml:space="preserve">opportunistic </w:t>
      </w:r>
      <w:r w:rsidR="00915193" w:rsidRPr="00235BC3">
        <w:rPr>
          <w:rFonts w:ascii="Times New Roman" w:hAnsi="Times New Roman" w:cs="Times New Roman"/>
          <w:sz w:val="24"/>
          <w:szCs w:val="24"/>
          <w:lang w:val="en-AU"/>
        </w:rPr>
        <w:t xml:space="preserve">data, and the linear </w:t>
      </w:r>
      <w:r w:rsidR="00B23B28">
        <w:rPr>
          <w:rFonts w:ascii="Times New Roman" w:hAnsi="Times New Roman" w:cs="Times New Roman"/>
          <w:sz w:val="24"/>
          <w:szCs w:val="24"/>
          <w:lang w:val="en-AU"/>
        </w:rPr>
        <w:t xml:space="preserve">shapes </w:t>
      </w:r>
      <w:r w:rsidR="00915193" w:rsidRPr="00235BC3">
        <w:rPr>
          <w:rFonts w:ascii="Times New Roman" w:hAnsi="Times New Roman" w:cs="Times New Roman"/>
          <w:sz w:val="24"/>
          <w:szCs w:val="24"/>
          <w:lang w:val="en-AU"/>
        </w:rPr>
        <w:t xml:space="preserve">imposed </w:t>
      </w:r>
      <w:r w:rsidR="00BA3811">
        <w:rPr>
          <w:rFonts w:ascii="Times New Roman" w:hAnsi="Times New Roman" w:cs="Times New Roman"/>
          <w:sz w:val="24"/>
          <w:szCs w:val="24"/>
          <w:lang w:val="en-AU"/>
        </w:rPr>
        <w:t>to</w:t>
      </w:r>
      <w:r w:rsidR="00915193" w:rsidRPr="00235BC3">
        <w:rPr>
          <w:rFonts w:ascii="Times New Roman" w:hAnsi="Times New Roman" w:cs="Times New Roman"/>
          <w:sz w:val="24"/>
          <w:szCs w:val="24"/>
          <w:lang w:val="en-AU"/>
        </w:rPr>
        <w:t xml:space="preserve"> covariates. Despite these </w:t>
      </w:r>
      <w:r w:rsidR="00546A56">
        <w:rPr>
          <w:rFonts w:ascii="Times New Roman" w:hAnsi="Times New Roman" w:cs="Times New Roman"/>
          <w:sz w:val="24"/>
          <w:szCs w:val="24"/>
          <w:lang w:val="en-AU"/>
        </w:rPr>
        <w:lastRenderedPageBreak/>
        <w:t>constraints</w:t>
      </w:r>
      <w:r w:rsidR="00915193" w:rsidRPr="00235BC3">
        <w:rPr>
          <w:rFonts w:ascii="Times New Roman" w:hAnsi="Times New Roman" w:cs="Times New Roman"/>
          <w:sz w:val="24"/>
          <w:szCs w:val="24"/>
          <w:lang w:val="en-AU"/>
        </w:rPr>
        <w:t xml:space="preserve">, AUC values exceeded 0.8 for all species. TSS values were </w:t>
      </w:r>
      <w:r w:rsidR="0071114A">
        <w:rPr>
          <w:rFonts w:ascii="Times New Roman" w:hAnsi="Times New Roman" w:cs="Times New Roman"/>
          <w:sz w:val="24"/>
          <w:szCs w:val="24"/>
          <w:lang w:val="en-AU"/>
        </w:rPr>
        <w:t xml:space="preserve">expectedly </w:t>
      </w:r>
      <w:r w:rsidR="00915193" w:rsidRPr="00235BC3">
        <w:rPr>
          <w:rFonts w:ascii="Times New Roman" w:hAnsi="Times New Roman" w:cs="Times New Roman"/>
          <w:sz w:val="24"/>
          <w:szCs w:val="24"/>
          <w:lang w:val="en-AU"/>
        </w:rPr>
        <w:t>lower</w:t>
      </w:r>
      <w:r w:rsidR="00287E84">
        <w:rPr>
          <w:rFonts w:ascii="Times New Roman" w:hAnsi="Times New Roman" w:cs="Times New Roman"/>
          <w:sz w:val="24"/>
          <w:szCs w:val="24"/>
          <w:lang w:val="en-AU"/>
        </w:rPr>
        <w:t xml:space="preserve"> but</w:t>
      </w:r>
      <w:r w:rsidR="00FB4CCD">
        <w:rPr>
          <w:rFonts w:ascii="Times New Roman" w:hAnsi="Times New Roman" w:cs="Times New Roman"/>
          <w:sz w:val="24"/>
          <w:szCs w:val="24"/>
          <w:lang w:val="en-AU"/>
        </w:rPr>
        <w:t xml:space="preserve"> remained above </w:t>
      </w:r>
      <w:r w:rsidR="00915193" w:rsidRPr="00235BC3">
        <w:rPr>
          <w:rFonts w:ascii="Times New Roman" w:hAnsi="Times New Roman" w:cs="Times New Roman"/>
          <w:sz w:val="24"/>
          <w:szCs w:val="24"/>
          <w:lang w:val="en-AU"/>
        </w:rPr>
        <w:t>0.6</w:t>
      </w:r>
      <w:r w:rsidR="006C00C7" w:rsidRPr="00235BC3">
        <w:rPr>
          <w:rFonts w:ascii="Times New Roman" w:hAnsi="Times New Roman" w:cs="Times New Roman"/>
          <w:sz w:val="24"/>
          <w:szCs w:val="24"/>
          <w:lang w:val="en-AU"/>
        </w:rPr>
        <w:t xml:space="preserve"> and 0.7</w:t>
      </w:r>
      <w:r w:rsidR="00915193" w:rsidRPr="00235BC3">
        <w:rPr>
          <w:rFonts w:ascii="Times New Roman" w:hAnsi="Times New Roman" w:cs="Times New Roman"/>
          <w:sz w:val="24"/>
          <w:szCs w:val="24"/>
          <w:lang w:val="en-AU"/>
        </w:rPr>
        <w:t xml:space="preserve"> for most species</w:t>
      </w:r>
      <w:r w:rsidR="006C00C7" w:rsidRPr="00235BC3">
        <w:rPr>
          <w:rFonts w:ascii="Times New Roman" w:hAnsi="Times New Roman" w:cs="Times New Roman"/>
          <w:sz w:val="24"/>
          <w:szCs w:val="24"/>
          <w:lang w:val="en-AU"/>
        </w:rPr>
        <w:t xml:space="preserve"> in the exposure and risk model, </w:t>
      </w:r>
      <w:r w:rsidR="00D77CF0" w:rsidRPr="00235BC3">
        <w:rPr>
          <w:rFonts w:ascii="Times New Roman" w:hAnsi="Times New Roman" w:cs="Times New Roman"/>
          <w:sz w:val="24"/>
          <w:szCs w:val="24"/>
          <w:lang w:val="en-AU"/>
        </w:rPr>
        <w:t>respectively</w:t>
      </w:r>
      <w:r w:rsidR="00915193" w:rsidRPr="00235BC3">
        <w:rPr>
          <w:rFonts w:ascii="Times New Roman" w:hAnsi="Times New Roman" w:cs="Times New Roman"/>
          <w:sz w:val="24"/>
          <w:szCs w:val="24"/>
          <w:lang w:val="en-AU"/>
        </w:rPr>
        <w:t xml:space="preserve">. Correlations between observed and </w:t>
      </w:r>
      <w:r w:rsidR="00FB79DB">
        <w:rPr>
          <w:rFonts w:ascii="Times New Roman" w:hAnsi="Times New Roman" w:cs="Times New Roman"/>
          <w:sz w:val="24"/>
          <w:szCs w:val="24"/>
          <w:lang w:val="en-AU"/>
        </w:rPr>
        <w:t xml:space="preserve">fitted </w:t>
      </w:r>
      <w:r w:rsidR="00915193" w:rsidRPr="00235BC3">
        <w:rPr>
          <w:rFonts w:ascii="Times New Roman" w:hAnsi="Times New Roman" w:cs="Times New Roman"/>
          <w:sz w:val="24"/>
          <w:szCs w:val="24"/>
          <w:lang w:val="en-AU"/>
        </w:rPr>
        <w:t xml:space="preserve">counts were higher </w:t>
      </w:r>
      <w:r w:rsidR="00A76307">
        <w:rPr>
          <w:rFonts w:ascii="Times New Roman" w:hAnsi="Times New Roman" w:cs="Times New Roman"/>
          <w:sz w:val="24"/>
          <w:szCs w:val="24"/>
          <w:lang w:val="en-AU"/>
        </w:rPr>
        <w:t xml:space="preserve">and less variable </w:t>
      </w:r>
      <w:r w:rsidR="00915193" w:rsidRPr="00235BC3">
        <w:rPr>
          <w:rFonts w:ascii="Times New Roman" w:hAnsi="Times New Roman" w:cs="Times New Roman"/>
          <w:sz w:val="24"/>
          <w:szCs w:val="24"/>
          <w:lang w:val="en-AU"/>
        </w:rPr>
        <w:t xml:space="preserve">for the </w:t>
      </w:r>
      <w:r w:rsidR="006C00C7" w:rsidRPr="00235BC3">
        <w:rPr>
          <w:rFonts w:ascii="Times New Roman" w:hAnsi="Times New Roman" w:cs="Times New Roman"/>
          <w:sz w:val="24"/>
          <w:szCs w:val="24"/>
          <w:lang w:val="en-AU"/>
        </w:rPr>
        <w:t>risk</w:t>
      </w:r>
      <w:r w:rsidR="00915193" w:rsidRPr="00235BC3">
        <w:rPr>
          <w:rFonts w:ascii="Times New Roman" w:hAnsi="Times New Roman" w:cs="Times New Roman"/>
          <w:sz w:val="24"/>
          <w:szCs w:val="24"/>
          <w:lang w:val="en-AU"/>
        </w:rPr>
        <w:t xml:space="preserve"> layer (</w:t>
      </w:r>
      <w:r w:rsidR="007C2B52">
        <w:rPr>
          <w:rFonts w:ascii="Times New Roman" w:hAnsi="Times New Roman" w:cs="Times New Roman"/>
          <w:sz w:val="24"/>
          <w:szCs w:val="24"/>
          <w:lang w:val="en-AU"/>
        </w:rPr>
        <w:t>&gt;</w:t>
      </w:r>
      <w:r w:rsidR="00915193" w:rsidRPr="00235BC3">
        <w:rPr>
          <w:rFonts w:ascii="Times New Roman" w:hAnsi="Times New Roman" w:cs="Times New Roman"/>
          <w:sz w:val="24"/>
          <w:szCs w:val="24"/>
          <w:lang w:val="en-AU"/>
        </w:rPr>
        <w:t>0.</w:t>
      </w:r>
      <w:r w:rsidR="006C00C7" w:rsidRPr="00235BC3">
        <w:rPr>
          <w:rFonts w:ascii="Times New Roman" w:hAnsi="Times New Roman" w:cs="Times New Roman"/>
          <w:sz w:val="24"/>
          <w:szCs w:val="24"/>
          <w:lang w:val="en-AU"/>
        </w:rPr>
        <w:t>8</w:t>
      </w:r>
      <w:r w:rsidR="00915193" w:rsidRPr="00235BC3">
        <w:rPr>
          <w:rFonts w:ascii="Times New Roman" w:hAnsi="Times New Roman" w:cs="Times New Roman"/>
          <w:sz w:val="24"/>
          <w:szCs w:val="24"/>
          <w:lang w:val="en-AU"/>
        </w:rPr>
        <w:t xml:space="preserve"> for most species) than for the </w:t>
      </w:r>
      <w:r w:rsidR="006C00C7" w:rsidRPr="00235BC3">
        <w:rPr>
          <w:rFonts w:ascii="Times New Roman" w:hAnsi="Times New Roman" w:cs="Times New Roman"/>
          <w:sz w:val="24"/>
          <w:szCs w:val="24"/>
          <w:lang w:val="en-AU"/>
        </w:rPr>
        <w:t>exposure</w:t>
      </w:r>
      <w:r w:rsidR="00915193" w:rsidRPr="00235BC3">
        <w:rPr>
          <w:rFonts w:ascii="Times New Roman" w:hAnsi="Times New Roman" w:cs="Times New Roman"/>
          <w:sz w:val="24"/>
          <w:szCs w:val="24"/>
          <w:lang w:val="en-AU"/>
        </w:rPr>
        <w:t xml:space="preserve"> layer</w:t>
      </w:r>
      <w:r w:rsidR="00A76307">
        <w:rPr>
          <w:rFonts w:ascii="Times New Roman" w:hAnsi="Times New Roman" w:cs="Times New Roman"/>
          <w:sz w:val="24"/>
          <w:szCs w:val="24"/>
          <w:lang w:val="en-AU"/>
        </w:rPr>
        <w:t xml:space="preserve"> (&gt;0.7)</w:t>
      </w:r>
      <w:r w:rsidR="00915193" w:rsidRPr="00235BC3">
        <w:rPr>
          <w:rFonts w:ascii="Times New Roman" w:hAnsi="Times New Roman" w:cs="Times New Roman"/>
          <w:sz w:val="24"/>
          <w:szCs w:val="24"/>
          <w:lang w:val="en-AU"/>
        </w:rPr>
        <w:t>.</w:t>
      </w:r>
      <w:r w:rsidR="004879EC">
        <w:rPr>
          <w:rFonts w:ascii="Times New Roman" w:hAnsi="Times New Roman" w:cs="Times New Roman"/>
          <w:sz w:val="24"/>
          <w:szCs w:val="24"/>
          <w:lang w:val="en-AU"/>
        </w:rPr>
        <w:t xml:space="preserve"> </w:t>
      </w:r>
    </w:p>
    <w:p w14:paraId="509A709A" w14:textId="77777777" w:rsidR="00287E84" w:rsidRDefault="00287E84" w:rsidP="00235BC3">
      <w:pPr>
        <w:spacing w:line="480" w:lineRule="auto"/>
        <w:jc w:val="both"/>
        <w:rPr>
          <w:rFonts w:ascii="Times New Roman" w:hAnsi="Times New Roman" w:cs="Times New Roman"/>
          <w:sz w:val="24"/>
          <w:szCs w:val="24"/>
          <w:lang w:val="en-AU"/>
        </w:rPr>
      </w:pPr>
    </w:p>
    <w:p w14:paraId="513A7AF0" w14:textId="74B028C7" w:rsidR="00F13070" w:rsidRPr="00036E39" w:rsidRDefault="004B2D40" w:rsidP="00235BC3">
      <w:pPr>
        <w:spacing w:line="480" w:lineRule="auto"/>
        <w:jc w:val="both"/>
        <w:rPr>
          <w:rFonts w:ascii="Times New Roman" w:hAnsi="Times New Roman" w:cs="Times New Roman"/>
          <w:sz w:val="24"/>
          <w:szCs w:val="24"/>
          <w:lang w:val="en-GB"/>
        </w:rPr>
      </w:pPr>
      <w:r w:rsidRPr="00235BC3">
        <w:rPr>
          <w:rFonts w:ascii="Times New Roman" w:hAnsi="Times New Roman" w:cs="Times New Roman"/>
          <w:sz w:val="24"/>
          <w:szCs w:val="24"/>
          <w:lang w:val="en-AU"/>
        </w:rPr>
        <w:t xml:space="preserve">The cross-validation procedure </w:t>
      </w:r>
      <w:r w:rsidR="00653E2A">
        <w:rPr>
          <w:rFonts w:ascii="Times New Roman" w:hAnsi="Times New Roman" w:cs="Times New Roman"/>
          <w:sz w:val="24"/>
          <w:szCs w:val="24"/>
          <w:lang w:val="en-AU"/>
        </w:rPr>
        <w:t xml:space="preserve">implied </w:t>
      </w:r>
      <w:r w:rsidRPr="00235BC3">
        <w:rPr>
          <w:rFonts w:ascii="Times New Roman" w:hAnsi="Times New Roman" w:cs="Times New Roman"/>
          <w:sz w:val="24"/>
          <w:szCs w:val="24"/>
          <w:lang w:val="en-AU"/>
        </w:rPr>
        <w:t xml:space="preserve">the </w:t>
      </w:r>
      <w:r w:rsidR="0060605B">
        <w:rPr>
          <w:rFonts w:ascii="Times New Roman" w:hAnsi="Times New Roman" w:cs="Times New Roman"/>
          <w:sz w:val="24"/>
          <w:szCs w:val="24"/>
          <w:lang w:val="en-AU"/>
        </w:rPr>
        <w:t xml:space="preserve">removal </w:t>
      </w:r>
      <w:r w:rsidR="005176BA">
        <w:rPr>
          <w:rFonts w:ascii="Times New Roman" w:hAnsi="Times New Roman" w:cs="Times New Roman"/>
          <w:sz w:val="24"/>
          <w:szCs w:val="24"/>
          <w:lang w:val="en-AU"/>
        </w:rPr>
        <w:t>and prediction</w:t>
      </w:r>
      <w:r w:rsidRPr="00235BC3">
        <w:rPr>
          <w:rFonts w:ascii="Times New Roman" w:hAnsi="Times New Roman" w:cs="Times New Roman"/>
          <w:sz w:val="24"/>
          <w:szCs w:val="24"/>
          <w:lang w:val="en-AU"/>
        </w:rPr>
        <w:t xml:space="preserve"> of</w:t>
      </w:r>
      <w:r w:rsidR="00D92E15">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10% of the data</w:t>
      </w:r>
      <w:r w:rsidR="00920E42">
        <w:rPr>
          <w:rFonts w:ascii="Times New Roman" w:hAnsi="Times New Roman" w:cs="Times New Roman"/>
          <w:sz w:val="24"/>
          <w:szCs w:val="24"/>
          <w:lang w:val="en-AU"/>
        </w:rPr>
        <w:t xml:space="preserve"> per </w:t>
      </w:r>
      <w:r w:rsidR="006275DE">
        <w:rPr>
          <w:rFonts w:ascii="Times New Roman" w:hAnsi="Times New Roman" w:cs="Times New Roman"/>
          <w:sz w:val="24"/>
          <w:szCs w:val="24"/>
          <w:lang w:val="en-AU"/>
        </w:rPr>
        <w:t>species</w:t>
      </w:r>
      <w:r w:rsidR="00D92E15">
        <w:rPr>
          <w:rFonts w:ascii="Times New Roman" w:hAnsi="Times New Roman" w:cs="Times New Roman"/>
          <w:sz w:val="24"/>
          <w:szCs w:val="24"/>
          <w:lang w:val="en-AU"/>
        </w:rPr>
        <w:t xml:space="preserve"> on average</w:t>
      </w:r>
      <w:r w:rsidRPr="00235BC3">
        <w:rPr>
          <w:rFonts w:ascii="Times New Roman" w:hAnsi="Times New Roman" w:cs="Times New Roman"/>
          <w:sz w:val="24"/>
          <w:szCs w:val="24"/>
          <w:lang w:val="en-AU"/>
        </w:rPr>
        <w:t xml:space="preserve">. </w:t>
      </w:r>
      <w:r w:rsidR="00FA0295">
        <w:rPr>
          <w:rFonts w:ascii="Times New Roman" w:hAnsi="Times New Roman" w:cs="Times New Roman"/>
          <w:sz w:val="24"/>
          <w:szCs w:val="24"/>
          <w:lang w:val="en-AU"/>
        </w:rPr>
        <w:t>T</w:t>
      </w:r>
      <w:r w:rsidRPr="00235BC3">
        <w:rPr>
          <w:rFonts w:ascii="Times New Roman" w:hAnsi="Times New Roman" w:cs="Times New Roman"/>
          <w:sz w:val="24"/>
          <w:szCs w:val="24"/>
          <w:lang w:val="en-AU"/>
        </w:rPr>
        <w:t>he model demonstrated good predictive performance (Table 3</w:t>
      </w:r>
      <w:r w:rsidR="00920312">
        <w:rPr>
          <w:rFonts w:ascii="Times New Roman" w:hAnsi="Times New Roman" w:cs="Times New Roman"/>
          <w:sz w:val="24"/>
          <w:szCs w:val="24"/>
          <w:lang w:val="en-AU"/>
        </w:rPr>
        <w:t xml:space="preserve"> – graphical overview in SM1 - </w:t>
      </w:r>
      <w:r w:rsidR="00BD3EC2">
        <w:rPr>
          <w:rFonts w:ascii="Times New Roman" w:hAnsi="Times New Roman" w:cs="Times New Roman"/>
          <w:sz w:val="24"/>
          <w:szCs w:val="24"/>
          <w:lang w:val="en-AU"/>
        </w:rPr>
        <w:t>5</w:t>
      </w:r>
      <w:r w:rsidRPr="00235BC3">
        <w:rPr>
          <w:rFonts w:ascii="Times New Roman" w:hAnsi="Times New Roman" w:cs="Times New Roman"/>
          <w:sz w:val="24"/>
          <w:szCs w:val="24"/>
          <w:lang w:val="en-AU"/>
        </w:rPr>
        <w:t xml:space="preserve">), indicating the robustness of the inference procedure and suggesting limited overfitting for most species. </w:t>
      </w:r>
      <w:r w:rsidR="00036E39">
        <w:rPr>
          <w:rFonts w:ascii="Times New Roman" w:hAnsi="Times New Roman" w:cs="Times New Roman"/>
          <w:sz w:val="24"/>
          <w:szCs w:val="24"/>
          <w:lang w:val="en-AU"/>
        </w:rPr>
        <w:t>C</w:t>
      </w:r>
      <w:r w:rsidRPr="00235BC3">
        <w:rPr>
          <w:rFonts w:ascii="Times New Roman" w:hAnsi="Times New Roman" w:cs="Times New Roman"/>
          <w:sz w:val="24"/>
          <w:szCs w:val="24"/>
          <w:lang w:val="en-AU"/>
        </w:rPr>
        <w:t xml:space="preserve">ross-validation outcomes varied </w:t>
      </w:r>
      <w:r w:rsidR="00A23C22">
        <w:rPr>
          <w:rFonts w:ascii="Times New Roman" w:hAnsi="Times New Roman" w:cs="Times New Roman"/>
          <w:sz w:val="24"/>
          <w:szCs w:val="24"/>
          <w:lang w:val="en-AU"/>
        </w:rPr>
        <w:t xml:space="preserve">more </w:t>
      </w:r>
      <w:r w:rsidRPr="00235BC3">
        <w:rPr>
          <w:rFonts w:ascii="Times New Roman" w:hAnsi="Times New Roman" w:cs="Times New Roman"/>
          <w:sz w:val="24"/>
          <w:szCs w:val="24"/>
          <w:lang w:val="en-AU"/>
        </w:rPr>
        <w:t>noticeably across replicates</w:t>
      </w:r>
      <w:r w:rsidR="00A23C22">
        <w:rPr>
          <w:rFonts w:ascii="Times New Roman" w:hAnsi="Times New Roman" w:cs="Times New Roman"/>
          <w:sz w:val="24"/>
          <w:szCs w:val="24"/>
          <w:lang w:val="en-AU"/>
        </w:rPr>
        <w:t xml:space="preserve"> in Red deer</w:t>
      </w:r>
      <w:r w:rsidRPr="00235BC3">
        <w:rPr>
          <w:rFonts w:ascii="Times New Roman" w:hAnsi="Times New Roman" w:cs="Times New Roman"/>
          <w:sz w:val="24"/>
          <w:szCs w:val="24"/>
          <w:lang w:val="en-AU"/>
        </w:rPr>
        <w:t xml:space="preserve">, indicating </w:t>
      </w:r>
      <w:r w:rsidR="002E7E51">
        <w:rPr>
          <w:rFonts w:ascii="Times New Roman" w:hAnsi="Times New Roman" w:cs="Times New Roman"/>
          <w:sz w:val="24"/>
          <w:szCs w:val="24"/>
          <w:lang w:val="en-AU"/>
        </w:rPr>
        <w:t xml:space="preserve">a </w:t>
      </w:r>
      <w:r w:rsidR="00A23C22">
        <w:rPr>
          <w:rFonts w:ascii="Times New Roman" w:hAnsi="Times New Roman" w:cs="Times New Roman"/>
          <w:sz w:val="24"/>
          <w:szCs w:val="24"/>
          <w:lang w:val="en-AU"/>
        </w:rPr>
        <w:t xml:space="preserve">higher </w:t>
      </w:r>
      <w:r w:rsidRPr="00235BC3">
        <w:rPr>
          <w:rFonts w:ascii="Times New Roman" w:hAnsi="Times New Roman" w:cs="Times New Roman"/>
          <w:sz w:val="24"/>
          <w:szCs w:val="24"/>
          <w:lang w:val="en-AU"/>
        </w:rPr>
        <w:t>sensitivity to data availability</w:t>
      </w:r>
      <w:r w:rsidR="00A23C22">
        <w:rPr>
          <w:rFonts w:ascii="Times New Roman" w:hAnsi="Times New Roman" w:cs="Times New Roman"/>
          <w:sz w:val="24"/>
          <w:szCs w:val="24"/>
          <w:lang w:val="en-AU"/>
        </w:rPr>
        <w:t xml:space="preserve"> than in other species</w:t>
      </w:r>
      <w:r w:rsidR="00036E39">
        <w:rPr>
          <w:rFonts w:ascii="Times New Roman" w:hAnsi="Times New Roman" w:cs="Times New Roman"/>
          <w:sz w:val="24"/>
          <w:szCs w:val="24"/>
          <w:lang w:val="en-AU"/>
        </w:rPr>
        <w:t xml:space="preserve"> </w:t>
      </w:r>
      <w:r w:rsidR="002E7E51">
        <w:rPr>
          <w:rFonts w:ascii="Times New Roman" w:hAnsi="Times New Roman" w:cs="Times New Roman"/>
          <w:sz w:val="24"/>
          <w:szCs w:val="24"/>
          <w:lang w:val="en-AU"/>
        </w:rPr>
        <w:t xml:space="preserve">which was coherent </w:t>
      </w:r>
      <w:r w:rsidR="00036E39">
        <w:rPr>
          <w:rFonts w:ascii="Times New Roman" w:hAnsi="Times New Roman" w:cs="Times New Roman"/>
          <w:sz w:val="24"/>
          <w:szCs w:val="24"/>
          <w:lang w:val="en-AU"/>
        </w:rPr>
        <w:t>with the fit evaluation and the low number of roadkill records (Table 2),</w:t>
      </w:r>
    </w:p>
    <w:p w14:paraId="3CB548BD" w14:textId="77777777" w:rsidR="00036E39" w:rsidRPr="00036E39" w:rsidRDefault="00036E39" w:rsidP="00235BC3">
      <w:pPr>
        <w:spacing w:line="480" w:lineRule="auto"/>
        <w:jc w:val="both"/>
        <w:rPr>
          <w:rFonts w:ascii="Times New Roman" w:hAnsi="Times New Roman" w:cs="Times New Roman"/>
          <w:sz w:val="24"/>
          <w:szCs w:val="24"/>
          <w:lang w:val="en-GB"/>
        </w:rPr>
      </w:pPr>
    </w:p>
    <w:p w14:paraId="59C5A0E3" w14:textId="1C59D076" w:rsidR="00433E23" w:rsidRPr="00235BC3" w:rsidRDefault="00A80789" w:rsidP="00235BC3">
      <w:pPr>
        <w:spacing w:line="480" w:lineRule="auto"/>
        <w:jc w:val="both"/>
        <w:rPr>
          <w:rFonts w:ascii="Times New Roman" w:hAnsi="Times New Roman" w:cs="Times New Roman"/>
          <w:iCs/>
          <w:sz w:val="24"/>
          <w:szCs w:val="24"/>
          <w:lang w:val="en-GB"/>
        </w:rPr>
      </w:pPr>
      <w:r w:rsidRPr="00DA58F4">
        <w:rPr>
          <w:rFonts w:ascii="Times New Roman" w:hAnsi="Times New Roman" w:cs="Times New Roman"/>
          <w:iCs/>
          <w:sz w:val="24"/>
          <w:szCs w:val="24"/>
          <w:lang w:val="en-GB"/>
        </w:rPr>
        <w:t xml:space="preserve">Fig. 3 illustrates the </w:t>
      </w:r>
      <w:r w:rsidR="00433E23" w:rsidRPr="00DA58F4">
        <w:rPr>
          <w:rFonts w:ascii="Times New Roman" w:hAnsi="Times New Roman" w:cs="Times New Roman"/>
          <w:iCs/>
          <w:sz w:val="24"/>
          <w:szCs w:val="24"/>
          <w:lang w:val="en-GB"/>
        </w:rPr>
        <w:t>predictions of the exposure and risk models for Roe deer</w:t>
      </w:r>
      <w:r w:rsidR="00FE5A16">
        <w:rPr>
          <w:rFonts w:ascii="Times New Roman" w:hAnsi="Times New Roman" w:cs="Times New Roman"/>
          <w:iCs/>
          <w:sz w:val="24"/>
          <w:szCs w:val="24"/>
          <w:lang w:val="en-GB"/>
        </w:rPr>
        <w:t xml:space="preserve"> (other species in Appendix SM1)</w:t>
      </w:r>
      <w:r w:rsidR="00433E23" w:rsidRPr="00DA58F4">
        <w:rPr>
          <w:rFonts w:ascii="Times New Roman" w:hAnsi="Times New Roman" w:cs="Times New Roman"/>
          <w:iCs/>
          <w:sz w:val="24"/>
          <w:szCs w:val="24"/>
          <w:lang w:val="en-GB"/>
        </w:rPr>
        <w:t xml:space="preserve">. </w:t>
      </w:r>
      <w:r w:rsidR="00433E23" w:rsidRPr="00235BC3">
        <w:rPr>
          <w:rFonts w:ascii="Times New Roman" w:hAnsi="Times New Roman" w:cs="Times New Roman"/>
          <w:iCs/>
          <w:sz w:val="24"/>
          <w:szCs w:val="24"/>
          <w:lang w:val="en-GB"/>
        </w:rPr>
        <w:t xml:space="preserve">Spatial variations in the intensity of the exposure layer were coherent with raw data and are consistent with </w:t>
      </w:r>
      <w:r w:rsidR="00823BAB">
        <w:rPr>
          <w:rFonts w:ascii="Times New Roman" w:hAnsi="Times New Roman" w:cs="Times New Roman"/>
          <w:iCs/>
          <w:sz w:val="24"/>
          <w:szCs w:val="24"/>
          <w:lang w:val="en-GB"/>
        </w:rPr>
        <w:t xml:space="preserve">expert knowledge of </w:t>
      </w:r>
      <w:r w:rsidR="00433E23" w:rsidRPr="00235BC3">
        <w:rPr>
          <w:rFonts w:ascii="Times New Roman" w:hAnsi="Times New Roman" w:cs="Times New Roman"/>
          <w:iCs/>
          <w:sz w:val="24"/>
          <w:szCs w:val="24"/>
          <w:lang w:val="en-GB"/>
        </w:rPr>
        <w:t xml:space="preserve">the </w:t>
      </w:r>
      <w:r w:rsidR="00686D24">
        <w:rPr>
          <w:rFonts w:ascii="Times New Roman" w:hAnsi="Times New Roman" w:cs="Times New Roman"/>
          <w:iCs/>
          <w:sz w:val="24"/>
          <w:szCs w:val="24"/>
          <w:lang w:val="en-GB"/>
        </w:rPr>
        <w:t xml:space="preserve">species’ </w:t>
      </w:r>
      <w:r w:rsidR="00433E23" w:rsidRPr="00235BC3">
        <w:rPr>
          <w:rFonts w:ascii="Times New Roman" w:hAnsi="Times New Roman" w:cs="Times New Roman"/>
          <w:iCs/>
          <w:sz w:val="24"/>
          <w:szCs w:val="24"/>
          <w:lang w:val="en-GB"/>
        </w:rPr>
        <w:t xml:space="preserve">distribution and abundance in the </w:t>
      </w:r>
      <w:r w:rsidR="005042E4">
        <w:rPr>
          <w:rFonts w:ascii="Times New Roman" w:hAnsi="Times New Roman" w:cs="Times New Roman"/>
          <w:iCs/>
          <w:sz w:val="24"/>
          <w:szCs w:val="24"/>
          <w:lang w:val="en-GB"/>
        </w:rPr>
        <w:t>region</w:t>
      </w:r>
      <w:r w:rsidR="00433E23" w:rsidRPr="00235BC3">
        <w:rPr>
          <w:rFonts w:ascii="Times New Roman" w:hAnsi="Times New Roman" w:cs="Times New Roman"/>
          <w:iCs/>
          <w:sz w:val="24"/>
          <w:szCs w:val="24"/>
          <w:lang w:val="en-GB"/>
        </w:rPr>
        <w:t xml:space="preserve">. </w:t>
      </w:r>
      <w:r w:rsidR="00DE030A">
        <w:rPr>
          <w:rFonts w:ascii="Times New Roman" w:hAnsi="Times New Roman" w:cs="Times New Roman"/>
          <w:iCs/>
          <w:sz w:val="24"/>
          <w:szCs w:val="24"/>
          <w:lang w:val="en-GB"/>
        </w:rPr>
        <w:t xml:space="preserve">Nevertheless, </w:t>
      </w:r>
      <w:r w:rsidR="00433E23" w:rsidRPr="00235BC3">
        <w:rPr>
          <w:rFonts w:ascii="Times New Roman" w:hAnsi="Times New Roman" w:cs="Times New Roman"/>
          <w:iCs/>
          <w:sz w:val="24"/>
          <w:szCs w:val="24"/>
          <w:lang w:val="en-GB"/>
        </w:rPr>
        <w:t xml:space="preserve">the absence of any regional-level systematic atlas and estimates of population sizes prevents any </w:t>
      </w:r>
      <w:r w:rsidR="003254F2">
        <w:rPr>
          <w:rFonts w:ascii="Times New Roman" w:hAnsi="Times New Roman" w:cs="Times New Roman"/>
          <w:iCs/>
          <w:sz w:val="24"/>
          <w:szCs w:val="24"/>
          <w:lang w:val="en-GB"/>
        </w:rPr>
        <w:t>formal</w:t>
      </w:r>
      <w:r w:rsidR="00175F72">
        <w:rPr>
          <w:rFonts w:ascii="Times New Roman" w:hAnsi="Times New Roman" w:cs="Times New Roman"/>
          <w:iCs/>
          <w:sz w:val="24"/>
          <w:szCs w:val="24"/>
          <w:lang w:val="en-GB"/>
        </w:rPr>
        <w:t xml:space="preserve"> </w:t>
      </w:r>
      <w:r w:rsidR="00433E23" w:rsidRPr="00235BC3">
        <w:rPr>
          <w:rFonts w:ascii="Times New Roman" w:hAnsi="Times New Roman" w:cs="Times New Roman"/>
          <w:iCs/>
          <w:sz w:val="24"/>
          <w:szCs w:val="24"/>
          <w:lang w:val="en-GB"/>
        </w:rPr>
        <w:t xml:space="preserve">validation. The predicted spatial patterns of </w:t>
      </w:r>
      <w:proofErr w:type="spellStart"/>
      <w:r w:rsidR="00433E23" w:rsidRPr="00235BC3">
        <w:rPr>
          <w:rFonts w:ascii="Times New Roman" w:hAnsi="Times New Roman" w:cs="Times New Roman"/>
          <w:iCs/>
          <w:sz w:val="24"/>
          <w:szCs w:val="24"/>
          <w:lang w:val="en-GB"/>
        </w:rPr>
        <w:t>roadkills</w:t>
      </w:r>
      <w:proofErr w:type="spellEnd"/>
      <w:r w:rsidR="00433E23" w:rsidRPr="00235BC3">
        <w:rPr>
          <w:rFonts w:ascii="Times New Roman" w:hAnsi="Times New Roman" w:cs="Times New Roman"/>
          <w:iCs/>
          <w:sz w:val="24"/>
          <w:szCs w:val="24"/>
          <w:lang w:val="en-GB"/>
        </w:rPr>
        <w:t xml:space="preserve"> did not depart strongly from the raw data in roe deer, suggesting that the spatial </w:t>
      </w:r>
      <w:r w:rsidR="003E169F">
        <w:rPr>
          <w:rFonts w:ascii="Times New Roman" w:hAnsi="Times New Roman" w:cs="Times New Roman"/>
          <w:iCs/>
          <w:sz w:val="24"/>
          <w:szCs w:val="24"/>
          <w:lang w:val="en-GB"/>
        </w:rPr>
        <w:t xml:space="preserve">random </w:t>
      </w:r>
      <w:r w:rsidR="00433E23" w:rsidRPr="00235BC3">
        <w:rPr>
          <w:rFonts w:ascii="Times New Roman" w:hAnsi="Times New Roman" w:cs="Times New Roman"/>
          <w:iCs/>
          <w:sz w:val="24"/>
          <w:szCs w:val="24"/>
          <w:lang w:val="en-GB"/>
        </w:rPr>
        <w:t xml:space="preserve">effect was able to account for </w:t>
      </w:r>
      <w:r w:rsidR="00F20FA5">
        <w:rPr>
          <w:rFonts w:ascii="Times New Roman" w:hAnsi="Times New Roman" w:cs="Times New Roman"/>
          <w:iCs/>
          <w:sz w:val="24"/>
          <w:szCs w:val="24"/>
          <w:lang w:val="en-GB"/>
        </w:rPr>
        <w:t xml:space="preserve">residual </w:t>
      </w:r>
      <w:r w:rsidR="00433E23" w:rsidRPr="00235BC3">
        <w:rPr>
          <w:rFonts w:ascii="Times New Roman" w:hAnsi="Times New Roman" w:cs="Times New Roman"/>
          <w:iCs/>
          <w:sz w:val="24"/>
          <w:szCs w:val="24"/>
          <w:lang w:val="en-GB"/>
        </w:rPr>
        <w:t xml:space="preserve">spatial </w:t>
      </w:r>
      <w:r w:rsidR="00F20FA5">
        <w:rPr>
          <w:rFonts w:ascii="Times New Roman" w:hAnsi="Times New Roman" w:cs="Times New Roman"/>
          <w:iCs/>
          <w:sz w:val="24"/>
          <w:szCs w:val="24"/>
          <w:lang w:val="en-GB"/>
        </w:rPr>
        <w:t xml:space="preserve">variation unexplained </w:t>
      </w:r>
      <w:r w:rsidR="00433E23" w:rsidRPr="00235BC3">
        <w:rPr>
          <w:rFonts w:ascii="Times New Roman" w:hAnsi="Times New Roman" w:cs="Times New Roman"/>
          <w:iCs/>
          <w:sz w:val="24"/>
          <w:szCs w:val="24"/>
          <w:lang w:val="en-GB"/>
        </w:rPr>
        <w:t>by the covariates.</w:t>
      </w:r>
    </w:p>
    <w:p w14:paraId="358546EE"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7B31DA7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65D50C7A"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5FD14054"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3206784F"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188E3485"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0518B99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4C1061D8" w14:textId="35EDF690" w:rsidR="00BE7FDF" w:rsidRPr="00235BC3" w:rsidRDefault="00BE7FDF" w:rsidP="00235BC3">
      <w:pPr>
        <w:spacing w:after="0" w:line="480" w:lineRule="auto"/>
        <w:jc w:val="both"/>
        <w:rPr>
          <w:rFonts w:ascii="Times New Roman" w:hAnsi="Times New Roman" w:cs="Times New Roman"/>
          <w:iCs/>
          <w:sz w:val="24"/>
          <w:szCs w:val="24"/>
          <w:lang w:val="en-AU"/>
        </w:rPr>
      </w:pPr>
      <w:r w:rsidRPr="00235BC3">
        <w:rPr>
          <w:rFonts w:ascii="Times New Roman" w:hAnsi="Times New Roman" w:cs="Times New Roman"/>
          <w:b/>
          <w:bCs/>
          <w:iCs/>
          <w:sz w:val="24"/>
          <w:szCs w:val="24"/>
          <w:lang w:val="en-GB"/>
        </w:rPr>
        <w:t>Table 2</w:t>
      </w:r>
      <w:r w:rsidRPr="00235BC3">
        <w:rPr>
          <w:rFonts w:ascii="Times New Roman" w:hAnsi="Times New Roman" w:cs="Times New Roman"/>
          <w:iCs/>
          <w:sz w:val="24"/>
          <w:szCs w:val="24"/>
          <w:lang w:val="en-GB"/>
        </w:rPr>
        <w:t xml:space="preserve"> </w:t>
      </w:r>
      <w:r w:rsidR="00B81D77" w:rsidRPr="00235BC3">
        <w:rPr>
          <w:rFonts w:ascii="Times New Roman" w:hAnsi="Times New Roman" w:cs="Times New Roman"/>
          <w:iCs/>
          <w:sz w:val="24"/>
          <w:szCs w:val="24"/>
          <w:lang w:val="en-GB"/>
        </w:rPr>
        <w:t>Sample sizes per species</w:t>
      </w:r>
      <w:r w:rsidR="000B4857" w:rsidRPr="00235BC3">
        <w:rPr>
          <w:rFonts w:ascii="Times New Roman" w:hAnsi="Times New Roman" w:cs="Times New Roman"/>
          <w:iCs/>
          <w:sz w:val="24"/>
          <w:szCs w:val="24"/>
          <w:lang w:val="en-GB"/>
        </w:rPr>
        <w:t xml:space="preserve"> (N)</w:t>
      </w:r>
      <w:r w:rsidR="00B81D77" w:rsidRPr="00235BC3">
        <w:rPr>
          <w:rFonts w:ascii="Times New Roman" w:hAnsi="Times New Roman" w:cs="Times New Roman"/>
          <w:iCs/>
          <w:sz w:val="24"/>
          <w:szCs w:val="24"/>
          <w:lang w:val="en-GB"/>
        </w:rPr>
        <w:t xml:space="preserve"> and indicators of model fit. For the </w:t>
      </w:r>
      <w:r w:rsidR="00E54CB0" w:rsidRPr="00235BC3">
        <w:rPr>
          <w:rFonts w:ascii="Times New Roman" w:hAnsi="Times New Roman" w:cs="Times New Roman"/>
          <w:iCs/>
          <w:sz w:val="24"/>
          <w:szCs w:val="24"/>
          <w:lang w:val="en-GB"/>
        </w:rPr>
        <w:t>danger</w:t>
      </w:r>
      <w:r w:rsidR="00B81D77" w:rsidRPr="00235BC3">
        <w:rPr>
          <w:rFonts w:ascii="Times New Roman" w:hAnsi="Times New Roman" w:cs="Times New Roman"/>
          <w:iCs/>
          <w:sz w:val="24"/>
          <w:szCs w:val="24"/>
          <w:lang w:val="en-GB"/>
        </w:rPr>
        <w:t xml:space="preserve"> layer, the distribution of fit over 100 draws in the exposure layer is indicated with quantiles</w:t>
      </w:r>
      <w:r w:rsidR="005A52CC" w:rsidRPr="00235BC3">
        <w:rPr>
          <w:rFonts w:ascii="Times New Roman" w:hAnsi="Times New Roman" w:cs="Times New Roman"/>
          <w:iCs/>
          <w:sz w:val="24"/>
          <w:szCs w:val="24"/>
          <w:lang w:val="en-GB"/>
        </w:rPr>
        <w:t xml:space="preserve"> (median ; [IC 95%])</w:t>
      </w:r>
      <w:r w:rsidR="00B81D77" w:rsidRPr="00235BC3">
        <w:rPr>
          <w:rFonts w:ascii="Times New Roman" w:hAnsi="Times New Roman" w:cs="Times New Roman"/>
          <w:iCs/>
          <w:sz w:val="24"/>
          <w:szCs w:val="24"/>
          <w:lang w:val="en-GB"/>
        </w:rPr>
        <w:t>.</w:t>
      </w:r>
    </w:p>
    <w:tbl>
      <w:tblPr>
        <w:tblStyle w:val="Grilledutableau"/>
        <w:tblW w:w="10065" w:type="dxa"/>
        <w:tblCellMar>
          <w:left w:w="0" w:type="dxa"/>
          <w:right w:w="0" w:type="dxa"/>
        </w:tblCellMar>
        <w:tblLook w:val="04A0" w:firstRow="1" w:lastRow="0" w:firstColumn="1" w:lastColumn="0" w:noHBand="0" w:noVBand="1"/>
      </w:tblPr>
      <w:tblGrid>
        <w:gridCol w:w="1710"/>
        <w:gridCol w:w="559"/>
        <w:gridCol w:w="708"/>
        <w:gridCol w:w="709"/>
        <w:gridCol w:w="851"/>
        <w:gridCol w:w="567"/>
        <w:gridCol w:w="1701"/>
        <w:gridCol w:w="1559"/>
        <w:gridCol w:w="1701"/>
      </w:tblGrid>
      <w:tr w:rsidR="00AD2F43" w:rsidRPr="00235BC3" w14:paraId="653C100C" w14:textId="77777777" w:rsidTr="00AD26E6">
        <w:tc>
          <w:tcPr>
            <w:tcW w:w="1710" w:type="dxa"/>
            <w:vMerge w:val="restart"/>
            <w:tcBorders>
              <w:top w:val="double" w:sz="6" w:space="0" w:color="auto"/>
              <w:left w:val="nil"/>
              <w:bottom w:val="single" w:sz="6" w:space="0" w:color="auto"/>
              <w:right w:val="single" w:sz="6" w:space="0" w:color="auto"/>
            </w:tcBorders>
            <w:vAlign w:val="center"/>
          </w:tcPr>
          <w:p w14:paraId="414ACDC8" w14:textId="4BFE3818" w:rsidR="00AD2F43" w:rsidRPr="00235BC3" w:rsidRDefault="00AD2F43" w:rsidP="00235BC3">
            <w:pPr>
              <w:spacing w:line="480" w:lineRule="auto"/>
              <w:jc w:val="center"/>
              <w:rPr>
                <w:rFonts w:ascii="Times New Roman" w:hAnsi="Times New Roman" w:cs="Times New Roman"/>
                <w:b/>
                <w:bCs/>
                <w:sz w:val="24"/>
                <w:szCs w:val="24"/>
              </w:rPr>
            </w:pPr>
            <w:proofErr w:type="spellStart"/>
            <w:r w:rsidRPr="00235BC3">
              <w:rPr>
                <w:rFonts w:ascii="Times New Roman" w:hAnsi="Times New Roman" w:cs="Times New Roman"/>
                <w:b/>
                <w:bCs/>
                <w:sz w:val="24"/>
                <w:szCs w:val="24"/>
              </w:rPr>
              <w:t>Species</w:t>
            </w:r>
            <w:proofErr w:type="spellEnd"/>
          </w:p>
        </w:tc>
        <w:tc>
          <w:tcPr>
            <w:tcW w:w="2827" w:type="dxa"/>
            <w:gridSpan w:val="4"/>
            <w:tcBorders>
              <w:top w:val="double" w:sz="6" w:space="0" w:color="auto"/>
              <w:left w:val="single" w:sz="6" w:space="0" w:color="auto"/>
              <w:bottom w:val="nil"/>
              <w:right w:val="single" w:sz="6" w:space="0" w:color="auto"/>
            </w:tcBorders>
            <w:vAlign w:val="center"/>
          </w:tcPr>
          <w:p w14:paraId="0118081C" w14:textId="66B48D6A" w:rsidR="00AD2F43" w:rsidRPr="00235BC3" w:rsidRDefault="00AD2F43" w:rsidP="00235BC3">
            <w:pPr>
              <w:spacing w:line="480" w:lineRule="auto"/>
              <w:jc w:val="center"/>
              <w:rPr>
                <w:rFonts w:ascii="Times New Roman" w:hAnsi="Times New Roman" w:cs="Times New Roman"/>
                <w:b/>
                <w:bCs/>
                <w:sz w:val="24"/>
                <w:szCs w:val="24"/>
              </w:rPr>
            </w:pPr>
            <w:proofErr w:type="spellStart"/>
            <w:r w:rsidRPr="00235BC3">
              <w:rPr>
                <w:rFonts w:ascii="Times New Roman" w:hAnsi="Times New Roman" w:cs="Times New Roman"/>
                <w:b/>
                <w:bCs/>
                <w:sz w:val="24"/>
                <w:szCs w:val="24"/>
              </w:rPr>
              <w:t>Exposure</w:t>
            </w:r>
            <w:proofErr w:type="spellEnd"/>
            <w:r w:rsidRPr="00235BC3">
              <w:rPr>
                <w:rFonts w:ascii="Times New Roman" w:hAnsi="Times New Roman" w:cs="Times New Roman"/>
                <w:b/>
                <w:bCs/>
                <w:sz w:val="24"/>
                <w:szCs w:val="24"/>
              </w:rPr>
              <w:t xml:space="preserve"> model</w:t>
            </w:r>
          </w:p>
        </w:tc>
        <w:tc>
          <w:tcPr>
            <w:tcW w:w="5528" w:type="dxa"/>
            <w:gridSpan w:val="4"/>
            <w:tcBorders>
              <w:top w:val="double" w:sz="6" w:space="0" w:color="auto"/>
              <w:left w:val="single" w:sz="6" w:space="0" w:color="auto"/>
              <w:bottom w:val="nil"/>
              <w:right w:val="nil"/>
            </w:tcBorders>
            <w:vAlign w:val="center"/>
          </w:tcPr>
          <w:p w14:paraId="3E6935A7" w14:textId="20F0B901"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Risk model</w:t>
            </w:r>
          </w:p>
        </w:tc>
      </w:tr>
      <w:tr w:rsidR="00AD2F43" w:rsidRPr="00235BC3" w14:paraId="735EB1A6" w14:textId="77777777" w:rsidTr="00AD26E6">
        <w:tc>
          <w:tcPr>
            <w:tcW w:w="1710" w:type="dxa"/>
            <w:vMerge/>
            <w:tcBorders>
              <w:top w:val="nil"/>
              <w:left w:val="nil"/>
              <w:bottom w:val="single" w:sz="6" w:space="0" w:color="auto"/>
              <w:right w:val="single" w:sz="6" w:space="0" w:color="auto"/>
            </w:tcBorders>
            <w:vAlign w:val="center"/>
          </w:tcPr>
          <w:p w14:paraId="4C408808" w14:textId="77777777" w:rsidR="00AD2F43" w:rsidRPr="00235BC3" w:rsidRDefault="00AD2F43" w:rsidP="00235BC3">
            <w:pPr>
              <w:spacing w:line="480" w:lineRule="auto"/>
              <w:jc w:val="center"/>
              <w:rPr>
                <w:rFonts w:ascii="Times New Roman" w:hAnsi="Times New Roman" w:cs="Times New Roman"/>
                <w:b/>
                <w:bCs/>
                <w:sz w:val="24"/>
                <w:szCs w:val="24"/>
              </w:rPr>
            </w:pPr>
          </w:p>
        </w:tc>
        <w:tc>
          <w:tcPr>
            <w:tcW w:w="559" w:type="dxa"/>
            <w:tcBorders>
              <w:top w:val="nil"/>
              <w:left w:val="single" w:sz="6" w:space="0" w:color="auto"/>
              <w:bottom w:val="single" w:sz="6" w:space="0" w:color="auto"/>
              <w:right w:val="nil"/>
            </w:tcBorders>
            <w:vAlign w:val="center"/>
          </w:tcPr>
          <w:p w14:paraId="62AF756B" w14:textId="61EDFB89"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708" w:type="dxa"/>
            <w:tcBorders>
              <w:top w:val="nil"/>
              <w:left w:val="nil"/>
              <w:bottom w:val="single" w:sz="6" w:space="0" w:color="auto"/>
              <w:right w:val="nil"/>
            </w:tcBorders>
            <w:vAlign w:val="center"/>
          </w:tcPr>
          <w:p w14:paraId="003873E6" w14:textId="51DF4D06"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709" w:type="dxa"/>
            <w:tcBorders>
              <w:top w:val="nil"/>
              <w:left w:val="nil"/>
              <w:bottom w:val="single" w:sz="6" w:space="0" w:color="auto"/>
              <w:right w:val="nil"/>
            </w:tcBorders>
            <w:vAlign w:val="center"/>
          </w:tcPr>
          <w:p w14:paraId="10C2F2DC" w14:textId="0FBDB6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851" w:type="dxa"/>
            <w:tcBorders>
              <w:top w:val="nil"/>
              <w:left w:val="nil"/>
              <w:bottom w:val="single" w:sz="6" w:space="0" w:color="auto"/>
              <w:right w:val="single" w:sz="6" w:space="0" w:color="auto"/>
            </w:tcBorders>
            <w:vAlign w:val="center"/>
          </w:tcPr>
          <w:p w14:paraId="21EB8D29" w14:textId="310B0B0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c>
          <w:tcPr>
            <w:tcW w:w="567" w:type="dxa"/>
            <w:tcBorders>
              <w:top w:val="nil"/>
              <w:left w:val="single" w:sz="6" w:space="0" w:color="auto"/>
              <w:bottom w:val="single" w:sz="6" w:space="0" w:color="auto"/>
              <w:right w:val="nil"/>
            </w:tcBorders>
            <w:vAlign w:val="center"/>
          </w:tcPr>
          <w:p w14:paraId="64931851" w14:textId="0FB1BF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1701" w:type="dxa"/>
            <w:tcBorders>
              <w:top w:val="nil"/>
              <w:left w:val="nil"/>
              <w:bottom w:val="single" w:sz="6" w:space="0" w:color="auto"/>
              <w:right w:val="nil"/>
            </w:tcBorders>
            <w:vAlign w:val="center"/>
          </w:tcPr>
          <w:p w14:paraId="7A18D734" w14:textId="7803FA3F"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1559" w:type="dxa"/>
            <w:tcBorders>
              <w:top w:val="nil"/>
              <w:left w:val="nil"/>
              <w:bottom w:val="single" w:sz="6" w:space="0" w:color="auto"/>
              <w:right w:val="nil"/>
            </w:tcBorders>
            <w:vAlign w:val="center"/>
          </w:tcPr>
          <w:p w14:paraId="2604E8CB" w14:textId="47457043"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1701" w:type="dxa"/>
            <w:tcBorders>
              <w:top w:val="nil"/>
              <w:left w:val="nil"/>
              <w:bottom w:val="single" w:sz="6" w:space="0" w:color="auto"/>
              <w:right w:val="nil"/>
            </w:tcBorders>
            <w:vAlign w:val="center"/>
          </w:tcPr>
          <w:p w14:paraId="256373D0" w14:textId="133FBA6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r>
      <w:tr w:rsidR="00AD2F43" w:rsidRPr="00235BC3" w14:paraId="19C0FCE5" w14:textId="77777777" w:rsidTr="00AD26E6">
        <w:trPr>
          <w:trHeight w:val="29"/>
        </w:trPr>
        <w:tc>
          <w:tcPr>
            <w:tcW w:w="1710" w:type="dxa"/>
            <w:tcBorders>
              <w:top w:val="single" w:sz="6" w:space="0" w:color="auto"/>
              <w:left w:val="nil"/>
              <w:bottom w:val="nil"/>
              <w:right w:val="single" w:sz="6" w:space="0" w:color="auto"/>
            </w:tcBorders>
            <w:vAlign w:val="center"/>
          </w:tcPr>
          <w:p w14:paraId="12D22B43" w14:textId="339B1EDC"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W</w:t>
            </w:r>
            <w:r w:rsidR="00712413" w:rsidRPr="00235BC3">
              <w:rPr>
                <w:rFonts w:ascii="Times New Roman" w:eastAsia="Times New Roman" w:hAnsi="Times New Roman" w:cs="Times New Roman"/>
                <w:i/>
                <w:iCs/>
                <w:color w:val="000000"/>
                <w:sz w:val="24"/>
                <w:szCs w:val="24"/>
                <w:lang w:eastAsia="fr-FR"/>
              </w:rPr>
              <w:t xml:space="preserve">ild </w:t>
            </w:r>
            <w:proofErr w:type="spellStart"/>
            <w:r w:rsidR="00712413" w:rsidRPr="00235BC3">
              <w:rPr>
                <w:rFonts w:ascii="Times New Roman" w:eastAsia="Times New Roman" w:hAnsi="Times New Roman" w:cs="Times New Roman"/>
                <w:i/>
                <w:iCs/>
                <w:color w:val="000000"/>
                <w:sz w:val="24"/>
                <w:szCs w:val="24"/>
                <w:lang w:eastAsia="fr-FR"/>
              </w:rPr>
              <w:t>boar</w:t>
            </w:r>
            <w:proofErr w:type="spellEnd"/>
          </w:p>
        </w:tc>
        <w:tc>
          <w:tcPr>
            <w:tcW w:w="559" w:type="dxa"/>
            <w:tcBorders>
              <w:top w:val="single" w:sz="6" w:space="0" w:color="auto"/>
              <w:left w:val="single" w:sz="6" w:space="0" w:color="auto"/>
              <w:bottom w:val="nil"/>
              <w:right w:val="nil"/>
            </w:tcBorders>
            <w:vAlign w:val="center"/>
          </w:tcPr>
          <w:p w14:paraId="23D269DB" w14:textId="1842596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212</w:t>
            </w:r>
          </w:p>
        </w:tc>
        <w:tc>
          <w:tcPr>
            <w:tcW w:w="708" w:type="dxa"/>
            <w:tcBorders>
              <w:top w:val="single" w:sz="6" w:space="0" w:color="auto"/>
              <w:left w:val="nil"/>
              <w:bottom w:val="nil"/>
              <w:right w:val="nil"/>
            </w:tcBorders>
            <w:vAlign w:val="center"/>
          </w:tcPr>
          <w:p w14:paraId="5A33B918" w14:textId="446BBF5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single" w:sz="6" w:space="0" w:color="auto"/>
              <w:left w:val="nil"/>
              <w:bottom w:val="nil"/>
              <w:right w:val="nil"/>
            </w:tcBorders>
            <w:vAlign w:val="center"/>
          </w:tcPr>
          <w:p w14:paraId="0D50B2F3" w14:textId="74987C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0.66</w:t>
            </w:r>
          </w:p>
        </w:tc>
        <w:tc>
          <w:tcPr>
            <w:tcW w:w="851" w:type="dxa"/>
            <w:tcBorders>
              <w:top w:val="single" w:sz="6" w:space="0" w:color="auto"/>
              <w:left w:val="nil"/>
              <w:bottom w:val="nil"/>
              <w:right w:val="single" w:sz="6" w:space="0" w:color="auto"/>
            </w:tcBorders>
            <w:vAlign w:val="center"/>
          </w:tcPr>
          <w:p w14:paraId="6BEDD6F6" w14:textId="18E8F7F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0.70</w:t>
            </w:r>
          </w:p>
        </w:tc>
        <w:tc>
          <w:tcPr>
            <w:tcW w:w="567" w:type="dxa"/>
            <w:tcBorders>
              <w:top w:val="single" w:sz="6" w:space="0" w:color="auto"/>
              <w:left w:val="single" w:sz="6" w:space="0" w:color="auto"/>
              <w:bottom w:val="nil"/>
              <w:right w:val="nil"/>
            </w:tcBorders>
            <w:vAlign w:val="center"/>
          </w:tcPr>
          <w:p w14:paraId="1E5C8E89" w14:textId="36D6F37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730</w:t>
            </w:r>
          </w:p>
        </w:tc>
        <w:tc>
          <w:tcPr>
            <w:tcW w:w="1701" w:type="dxa"/>
            <w:tcBorders>
              <w:top w:val="single" w:sz="6" w:space="0" w:color="auto"/>
              <w:left w:val="nil"/>
              <w:bottom w:val="nil"/>
              <w:right w:val="nil"/>
            </w:tcBorders>
            <w:vAlign w:val="center"/>
          </w:tcPr>
          <w:p w14:paraId="5FD4D849" w14:textId="03E9F5C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92</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w:t>
            </w:r>
          </w:p>
        </w:tc>
        <w:tc>
          <w:tcPr>
            <w:tcW w:w="1559" w:type="dxa"/>
            <w:tcBorders>
              <w:top w:val="single" w:sz="6" w:space="0" w:color="auto"/>
              <w:left w:val="nil"/>
              <w:bottom w:val="nil"/>
              <w:right w:val="nil"/>
            </w:tcBorders>
            <w:vAlign w:val="center"/>
          </w:tcPr>
          <w:p w14:paraId="037A6368" w14:textId="5D1A2FB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c>
          <w:tcPr>
            <w:tcW w:w="1701" w:type="dxa"/>
            <w:tcBorders>
              <w:top w:val="single" w:sz="6" w:space="0" w:color="auto"/>
              <w:left w:val="nil"/>
              <w:bottom w:val="nil"/>
              <w:right w:val="nil"/>
            </w:tcBorders>
            <w:vAlign w:val="center"/>
          </w:tcPr>
          <w:p w14:paraId="09443C11" w14:textId="3ADEDDB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94</w:t>
            </w:r>
            <w:r w:rsidRPr="00235BC3">
              <w:rPr>
                <w:rFonts w:ascii="Times New Roman" w:eastAsia="Times New Roman" w:hAnsi="Times New Roman" w:cs="Times New Roman"/>
                <w:color w:val="000000"/>
                <w:sz w:val="24"/>
                <w:szCs w:val="24"/>
                <w:lang w:eastAsia="fr-FR"/>
              </w:rPr>
              <w:t>]</w:t>
            </w:r>
          </w:p>
        </w:tc>
      </w:tr>
      <w:tr w:rsidR="00AD2F43" w:rsidRPr="00235BC3" w14:paraId="3ACB8304" w14:textId="77777777" w:rsidTr="00AD26E6">
        <w:trPr>
          <w:trHeight w:val="44"/>
        </w:trPr>
        <w:tc>
          <w:tcPr>
            <w:tcW w:w="1710" w:type="dxa"/>
            <w:tcBorders>
              <w:top w:val="nil"/>
              <w:left w:val="nil"/>
              <w:bottom w:val="nil"/>
              <w:right w:val="single" w:sz="6" w:space="0" w:color="auto"/>
            </w:tcBorders>
            <w:vAlign w:val="center"/>
          </w:tcPr>
          <w:p w14:paraId="1BB290D2" w14:textId="34132205"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R</w:t>
            </w:r>
            <w:r w:rsidR="00712413" w:rsidRPr="00235BC3">
              <w:rPr>
                <w:rFonts w:ascii="Times New Roman" w:eastAsia="Times New Roman" w:hAnsi="Times New Roman" w:cs="Times New Roman"/>
                <w:i/>
                <w:iCs/>
                <w:color w:val="000000"/>
                <w:sz w:val="24"/>
                <w:szCs w:val="24"/>
                <w:lang w:eastAsia="fr-FR"/>
              </w:rPr>
              <w:t>ed fox</w:t>
            </w:r>
          </w:p>
        </w:tc>
        <w:tc>
          <w:tcPr>
            <w:tcW w:w="559" w:type="dxa"/>
            <w:tcBorders>
              <w:top w:val="nil"/>
              <w:left w:val="single" w:sz="6" w:space="0" w:color="auto"/>
              <w:bottom w:val="nil"/>
              <w:right w:val="nil"/>
            </w:tcBorders>
            <w:vAlign w:val="center"/>
          </w:tcPr>
          <w:p w14:paraId="2C6A8189" w14:textId="3C7DD7C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1154</w:t>
            </w:r>
          </w:p>
        </w:tc>
        <w:tc>
          <w:tcPr>
            <w:tcW w:w="708" w:type="dxa"/>
            <w:tcBorders>
              <w:top w:val="nil"/>
              <w:left w:val="nil"/>
              <w:bottom w:val="nil"/>
              <w:right w:val="nil"/>
            </w:tcBorders>
            <w:vAlign w:val="center"/>
          </w:tcPr>
          <w:p w14:paraId="0CF835EC" w14:textId="42CCFD8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29394759" w14:textId="4D283D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0.61</w:t>
            </w:r>
          </w:p>
        </w:tc>
        <w:tc>
          <w:tcPr>
            <w:tcW w:w="851" w:type="dxa"/>
            <w:tcBorders>
              <w:top w:val="nil"/>
              <w:left w:val="nil"/>
              <w:bottom w:val="nil"/>
              <w:right w:val="single" w:sz="6" w:space="0" w:color="auto"/>
            </w:tcBorders>
            <w:vAlign w:val="center"/>
          </w:tcPr>
          <w:p w14:paraId="1572E60B" w14:textId="1BC1B19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73EFFD20" w14:textId="6F4736F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2360</w:t>
            </w:r>
          </w:p>
        </w:tc>
        <w:tc>
          <w:tcPr>
            <w:tcW w:w="1701" w:type="dxa"/>
            <w:tcBorders>
              <w:top w:val="nil"/>
              <w:left w:val="nil"/>
              <w:bottom w:val="nil"/>
              <w:right w:val="nil"/>
            </w:tcBorders>
            <w:vAlign w:val="center"/>
          </w:tcPr>
          <w:p w14:paraId="58CE9941" w14:textId="3F2B38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98</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08DA2A5C" w14:textId="6821BAF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497B36F" w14:textId="44EA5F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r w:rsidR="00AD2F43" w:rsidRPr="00235BC3" w14:paraId="31B8FD25" w14:textId="77777777" w:rsidTr="00AD26E6">
        <w:tc>
          <w:tcPr>
            <w:tcW w:w="1710" w:type="dxa"/>
            <w:tcBorders>
              <w:top w:val="nil"/>
              <w:left w:val="nil"/>
              <w:bottom w:val="nil"/>
              <w:right w:val="single" w:sz="6" w:space="0" w:color="auto"/>
            </w:tcBorders>
            <w:vAlign w:val="center"/>
          </w:tcPr>
          <w:p w14:paraId="2C6DF431" w14:textId="7717D6D9" w:rsidR="00712413" w:rsidRPr="00235BC3" w:rsidRDefault="008119FA" w:rsidP="00235BC3">
            <w:pPr>
              <w:spacing w:line="480" w:lineRule="auto"/>
              <w:rPr>
                <w:rFonts w:ascii="Times New Roman" w:hAnsi="Times New Roman" w:cs="Times New Roman"/>
                <w:sz w:val="24"/>
                <w:szCs w:val="24"/>
              </w:rPr>
            </w:pPr>
            <w:proofErr w:type="spellStart"/>
            <w:r>
              <w:rPr>
                <w:rFonts w:ascii="Times New Roman" w:eastAsia="Times New Roman" w:hAnsi="Times New Roman" w:cs="Times New Roman"/>
                <w:i/>
                <w:iCs/>
                <w:color w:val="000000"/>
                <w:sz w:val="24"/>
                <w:szCs w:val="24"/>
                <w:lang w:eastAsia="fr-FR"/>
              </w:rPr>
              <w:t>E</w:t>
            </w:r>
            <w:r w:rsidR="00712413" w:rsidRPr="00235BC3">
              <w:rPr>
                <w:rFonts w:ascii="Times New Roman" w:eastAsia="Times New Roman" w:hAnsi="Times New Roman" w:cs="Times New Roman"/>
                <w:i/>
                <w:iCs/>
                <w:color w:val="000000"/>
                <w:sz w:val="24"/>
                <w:szCs w:val="24"/>
                <w:lang w:eastAsia="fr-FR"/>
              </w:rPr>
              <w:t>uropean</w:t>
            </w:r>
            <w:proofErr w:type="spellEnd"/>
            <w:r w:rsidR="00712413" w:rsidRPr="00235BC3">
              <w:rPr>
                <w:rFonts w:ascii="Times New Roman" w:eastAsia="Times New Roman" w:hAnsi="Times New Roman" w:cs="Times New Roman"/>
                <w:i/>
                <w:iCs/>
                <w:color w:val="000000"/>
                <w:sz w:val="24"/>
                <w:szCs w:val="24"/>
                <w:lang w:eastAsia="fr-FR"/>
              </w:rPr>
              <w:t xml:space="preserve"> badger</w:t>
            </w:r>
          </w:p>
        </w:tc>
        <w:tc>
          <w:tcPr>
            <w:tcW w:w="559" w:type="dxa"/>
            <w:tcBorders>
              <w:top w:val="nil"/>
              <w:left w:val="single" w:sz="6" w:space="0" w:color="auto"/>
              <w:bottom w:val="nil"/>
              <w:right w:val="nil"/>
            </w:tcBorders>
            <w:vAlign w:val="center"/>
          </w:tcPr>
          <w:p w14:paraId="113DB712" w14:textId="70C6A7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253</w:t>
            </w:r>
          </w:p>
        </w:tc>
        <w:tc>
          <w:tcPr>
            <w:tcW w:w="708" w:type="dxa"/>
            <w:tcBorders>
              <w:top w:val="nil"/>
              <w:left w:val="nil"/>
              <w:bottom w:val="nil"/>
              <w:right w:val="nil"/>
            </w:tcBorders>
            <w:vAlign w:val="center"/>
          </w:tcPr>
          <w:p w14:paraId="07A4FB05" w14:textId="100E013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0.93</w:t>
            </w:r>
          </w:p>
        </w:tc>
        <w:tc>
          <w:tcPr>
            <w:tcW w:w="709" w:type="dxa"/>
            <w:tcBorders>
              <w:top w:val="nil"/>
              <w:left w:val="nil"/>
              <w:bottom w:val="nil"/>
              <w:right w:val="nil"/>
            </w:tcBorders>
            <w:vAlign w:val="center"/>
          </w:tcPr>
          <w:p w14:paraId="5F3E9B3F" w14:textId="0451110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0.75</w:t>
            </w:r>
          </w:p>
        </w:tc>
        <w:tc>
          <w:tcPr>
            <w:tcW w:w="851" w:type="dxa"/>
            <w:tcBorders>
              <w:top w:val="nil"/>
              <w:left w:val="nil"/>
              <w:bottom w:val="nil"/>
              <w:right w:val="single" w:sz="6" w:space="0" w:color="auto"/>
            </w:tcBorders>
            <w:vAlign w:val="center"/>
          </w:tcPr>
          <w:p w14:paraId="7FD6B512" w14:textId="35069A3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0.71</w:t>
            </w:r>
          </w:p>
        </w:tc>
        <w:tc>
          <w:tcPr>
            <w:tcW w:w="567" w:type="dxa"/>
            <w:tcBorders>
              <w:top w:val="nil"/>
              <w:left w:val="single" w:sz="6" w:space="0" w:color="auto"/>
              <w:bottom w:val="nil"/>
              <w:right w:val="nil"/>
            </w:tcBorders>
            <w:vAlign w:val="center"/>
          </w:tcPr>
          <w:p w14:paraId="6AED7709" w14:textId="1A14323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1158</w:t>
            </w:r>
          </w:p>
        </w:tc>
        <w:tc>
          <w:tcPr>
            <w:tcW w:w="1701" w:type="dxa"/>
            <w:tcBorders>
              <w:top w:val="nil"/>
              <w:left w:val="nil"/>
              <w:bottom w:val="nil"/>
              <w:right w:val="nil"/>
            </w:tcBorders>
            <w:vAlign w:val="center"/>
          </w:tcPr>
          <w:p w14:paraId="32FC8C15" w14:textId="13279D4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1D96C631" w14:textId="44D5800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3E00FF" w14:textId="6BE141C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w:t>
            </w:r>
          </w:p>
        </w:tc>
      </w:tr>
      <w:tr w:rsidR="00AD2F43" w:rsidRPr="00235BC3" w14:paraId="68DF274A" w14:textId="77777777" w:rsidTr="00AD26E6">
        <w:tc>
          <w:tcPr>
            <w:tcW w:w="1710" w:type="dxa"/>
            <w:tcBorders>
              <w:top w:val="nil"/>
              <w:left w:val="nil"/>
              <w:bottom w:val="nil"/>
              <w:right w:val="single" w:sz="6" w:space="0" w:color="auto"/>
            </w:tcBorders>
            <w:vAlign w:val="center"/>
          </w:tcPr>
          <w:p w14:paraId="20D44B5C" w14:textId="4E122E14"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R</w:t>
            </w:r>
            <w:r w:rsidR="00712413" w:rsidRPr="00235BC3">
              <w:rPr>
                <w:rFonts w:ascii="Times New Roman" w:eastAsia="Times New Roman" w:hAnsi="Times New Roman" w:cs="Times New Roman"/>
                <w:i/>
                <w:iCs/>
                <w:color w:val="000000"/>
                <w:sz w:val="24"/>
                <w:szCs w:val="24"/>
                <w:lang w:eastAsia="fr-FR"/>
              </w:rPr>
              <w:t xml:space="preserve">oe </w:t>
            </w:r>
            <w:proofErr w:type="spellStart"/>
            <w:r w:rsidR="00712413" w:rsidRPr="00235BC3">
              <w:rPr>
                <w:rFonts w:ascii="Times New Roman" w:eastAsia="Times New Roman" w:hAnsi="Times New Roman" w:cs="Times New Roman"/>
                <w:i/>
                <w:iCs/>
                <w:color w:val="000000"/>
                <w:sz w:val="24"/>
                <w:szCs w:val="24"/>
                <w:lang w:eastAsia="fr-FR"/>
              </w:rPr>
              <w:t>deer</w:t>
            </w:r>
            <w:proofErr w:type="spellEnd"/>
          </w:p>
        </w:tc>
        <w:tc>
          <w:tcPr>
            <w:tcW w:w="559" w:type="dxa"/>
            <w:tcBorders>
              <w:top w:val="nil"/>
              <w:left w:val="single" w:sz="6" w:space="0" w:color="auto"/>
              <w:bottom w:val="nil"/>
              <w:right w:val="nil"/>
            </w:tcBorders>
            <w:vAlign w:val="center"/>
          </w:tcPr>
          <w:p w14:paraId="0B5BD6E0" w14:textId="595759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3518</w:t>
            </w:r>
          </w:p>
        </w:tc>
        <w:tc>
          <w:tcPr>
            <w:tcW w:w="708" w:type="dxa"/>
            <w:tcBorders>
              <w:top w:val="nil"/>
              <w:left w:val="nil"/>
              <w:bottom w:val="nil"/>
              <w:right w:val="nil"/>
            </w:tcBorders>
            <w:vAlign w:val="center"/>
          </w:tcPr>
          <w:p w14:paraId="5D4F09AB" w14:textId="070D459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3C32CB19" w14:textId="233494A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0.63</w:t>
            </w:r>
          </w:p>
        </w:tc>
        <w:tc>
          <w:tcPr>
            <w:tcW w:w="851" w:type="dxa"/>
            <w:tcBorders>
              <w:top w:val="nil"/>
              <w:left w:val="nil"/>
              <w:bottom w:val="nil"/>
              <w:right w:val="single" w:sz="6" w:space="0" w:color="auto"/>
            </w:tcBorders>
            <w:vAlign w:val="center"/>
          </w:tcPr>
          <w:p w14:paraId="03A66018" w14:textId="3337340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20C11C50" w14:textId="13D740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1554</w:t>
            </w:r>
          </w:p>
        </w:tc>
        <w:tc>
          <w:tcPr>
            <w:tcW w:w="1701" w:type="dxa"/>
            <w:tcBorders>
              <w:top w:val="nil"/>
              <w:left w:val="nil"/>
              <w:bottom w:val="nil"/>
              <w:right w:val="nil"/>
            </w:tcBorders>
            <w:vAlign w:val="center"/>
          </w:tcPr>
          <w:p w14:paraId="2B67E741" w14:textId="2C940B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4C1F7950" w14:textId="0821D11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6E7DBD96" w14:textId="0EBDF78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r>
      <w:tr w:rsidR="00AD2F43" w:rsidRPr="00235BC3" w14:paraId="0A7DCB82" w14:textId="77777777" w:rsidTr="00AD26E6">
        <w:tc>
          <w:tcPr>
            <w:tcW w:w="1710" w:type="dxa"/>
            <w:tcBorders>
              <w:top w:val="nil"/>
              <w:left w:val="nil"/>
              <w:bottom w:val="nil"/>
              <w:right w:val="single" w:sz="6" w:space="0" w:color="auto"/>
            </w:tcBorders>
            <w:vAlign w:val="center"/>
          </w:tcPr>
          <w:p w14:paraId="53F32F34" w14:textId="1A901CFB" w:rsidR="00712413" w:rsidRPr="00235BC3" w:rsidRDefault="00712413" w:rsidP="00235BC3">
            <w:pPr>
              <w:spacing w:line="480" w:lineRule="auto"/>
              <w:rPr>
                <w:rFonts w:ascii="Times New Roman" w:hAnsi="Times New Roman" w:cs="Times New Roman"/>
                <w:sz w:val="24"/>
                <w:szCs w:val="24"/>
              </w:rPr>
            </w:pPr>
            <w:proofErr w:type="spellStart"/>
            <w:r w:rsidRPr="00235BC3">
              <w:rPr>
                <w:rFonts w:ascii="Times New Roman" w:eastAsia="Times New Roman" w:hAnsi="Times New Roman" w:cs="Times New Roman"/>
                <w:i/>
                <w:iCs/>
                <w:color w:val="000000"/>
                <w:sz w:val="24"/>
                <w:szCs w:val="24"/>
                <w:lang w:eastAsia="fr-FR"/>
              </w:rPr>
              <w:t>European</w:t>
            </w:r>
            <w:proofErr w:type="spell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hare</w:t>
            </w:r>
            <w:proofErr w:type="spellEnd"/>
          </w:p>
        </w:tc>
        <w:tc>
          <w:tcPr>
            <w:tcW w:w="559" w:type="dxa"/>
            <w:tcBorders>
              <w:top w:val="nil"/>
              <w:left w:val="single" w:sz="6" w:space="0" w:color="auto"/>
              <w:bottom w:val="nil"/>
              <w:right w:val="nil"/>
            </w:tcBorders>
            <w:vAlign w:val="center"/>
          </w:tcPr>
          <w:p w14:paraId="3366B841" w14:textId="67D4430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1087</w:t>
            </w:r>
          </w:p>
        </w:tc>
        <w:tc>
          <w:tcPr>
            <w:tcW w:w="708" w:type="dxa"/>
            <w:tcBorders>
              <w:top w:val="nil"/>
              <w:left w:val="nil"/>
              <w:bottom w:val="nil"/>
              <w:right w:val="nil"/>
            </w:tcBorders>
            <w:vAlign w:val="center"/>
          </w:tcPr>
          <w:p w14:paraId="06B771B4" w14:textId="551BD30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0.92</w:t>
            </w:r>
          </w:p>
        </w:tc>
        <w:tc>
          <w:tcPr>
            <w:tcW w:w="709" w:type="dxa"/>
            <w:tcBorders>
              <w:top w:val="nil"/>
              <w:left w:val="nil"/>
              <w:bottom w:val="nil"/>
              <w:right w:val="nil"/>
            </w:tcBorders>
            <w:vAlign w:val="center"/>
          </w:tcPr>
          <w:p w14:paraId="4691C2EF" w14:textId="277CC1C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0.68</w:t>
            </w:r>
          </w:p>
        </w:tc>
        <w:tc>
          <w:tcPr>
            <w:tcW w:w="851" w:type="dxa"/>
            <w:tcBorders>
              <w:top w:val="nil"/>
              <w:left w:val="nil"/>
              <w:bottom w:val="nil"/>
              <w:right w:val="single" w:sz="6" w:space="0" w:color="auto"/>
            </w:tcBorders>
            <w:vAlign w:val="center"/>
          </w:tcPr>
          <w:p w14:paraId="60F01BAC" w14:textId="782325F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0.89</w:t>
            </w:r>
          </w:p>
        </w:tc>
        <w:tc>
          <w:tcPr>
            <w:tcW w:w="567" w:type="dxa"/>
            <w:tcBorders>
              <w:top w:val="nil"/>
              <w:left w:val="single" w:sz="6" w:space="0" w:color="auto"/>
              <w:bottom w:val="nil"/>
              <w:right w:val="nil"/>
            </w:tcBorders>
            <w:vAlign w:val="center"/>
          </w:tcPr>
          <w:p w14:paraId="76626EF2" w14:textId="43CB698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177</w:t>
            </w:r>
          </w:p>
        </w:tc>
        <w:tc>
          <w:tcPr>
            <w:tcW w:w="1701" w:type="dxa"/>
            <w:tcBorders>
              <w:top w:val="nil"/>
              <w:left w:val="nil"/>
              <w:bottom w:val="nil"/>
              <w:right w:val="nil"/>
            </w:tcBorders>
            <w:vAlign w:val="center"/>
          </w:tcPr>
          <w:p w14:paraId="39473579" w14:textId="0287AD2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7BDB2AA9" w14:textId="5C65EA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63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22008F15" w14:textId="61BEFAE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75</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w:t>
            </w:r>
          </w:p>
        </w:tc>
      </w:tr>
      <w:tr w:rsidR="00AD2F43" w:rsidRPr="00235BC3" w14:paraId="5666DADC" w14:textId="77777777" w:rsidTr="00AD26E6">
        <w:tc>
          <w:tcPr>
            <w:tcW w:w="1710" w:type="dxa"/>
            <w:tcBorders>
              <w:top w:val="nil"/>
              <w:left w:val="nil"/>
              <w:bottom w:val="nil"/>
              <w:right w:val="single" w:sz="6" w:space="0" w:color="auto"/>
            </w:tcBorders>
            <w:vAlign w:val="center"/>
          </w:tcPr>
          <w:p w14:paraId="16F4FA85" w14:textId="25B4923E"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 xml:space="preserve">Red </w:t>
            </w:r>
            <w:proofErr w:type="spellStart"/>
            <w:r w:rsidRPr="00235BC3">
              <w:rPr>
                <w:rFonts w:ascii="Times New Roman" w:eastAsia="Times New Roman" w:hAnsi="Times New Roman" w:cs="Times New Roman"/>
                <w:i/>
                <w:iCs/>
                <w:color w:val="000000"/>
                <w:sz w:val="24"/>
                <w:szCs w:val="24"/>
                <w:lang w:eastAsia="fr-FR"/>
              </w:rPr>
              <w:t>deer</w:t>
            </w:r>
            <w:proofErr w:type="spellEnd"/>
          </w:p>
        </w:tc>
        <w:tc>
          <w:tcPr>
            <w:tcW w:w="559" w:type="dxa"/>
            <w:tcBorders>
              <w:top w:val="nil"/>
              <w:left w:val="single" w:sz="6" w:space="0" w:color="auto"/>
              <w:bottom w:val="nil"/>
              <w:right w:val="nil"/>
            </w:tcBorders>
            <w:vAlign w:val="center"/>
          </w:tcPr>
          <w:p w14:paraId="4F3B6DF2" w14:textId="77746EC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75</w:t>
            </w:r>
          </w:p>
        </w:tc>
        <w:tc>
          <w:tcPr>
            <w:tcW w:w="708" w:type="dxa"/>
            <w:tcBorders>
              <w:top w:val="nil"/>
              <w:left w:val="nil"/>
              <w:bottom w:val="nil"/>
              <w:right w:val="nil"/>
            </w:tcBorders>
            <w:vAlign w:val="center"/>
          </w:tcPr>
          <w:p w14:paraId="35F5CE82" w14:textId="48CB112D"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0.99</w:t>
            </w:r>
          </w:p>
        </w:tc>
        <w:tc>
          <w:tcPr>
            <w:tcW w:w="709" w:type="dxa"/>
            <w:tcBorders>
              <w:top w:val="nil"/>
              <w:left w:val="nil"/>
              <w:bottom w:val="nil"/>
              <w:right w:val="nil"/>
            </w:tcBorders>
            <w:vAlign w:val="center"/>
          </w:tcPr>
          <w:p w14:paraId="320012CA" w14:textId="315EC47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0.95</w:t>
            </w:r>
          </w:p>
        </w:tc>
        <w:tc>
          <w:tcPr>
            <w:tcW w:w="851" w:type="dxa"/>
            <w:tcBorders>
              <w:top w:val="nil"/>
              <w:left w:val="nil"/>
              <w:bottom w:val="nil"/>
              <w:right w:val="single" w:sz="6" w:space="0" w:color="auto"/>
            </w:tcBorders>
            <w:vAlign w:val="center"/>
          </w:tcPr>
          <w:p w14:paraId="47DDA6C0" w14:textId="1BA2D56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0.69</w:t>
            </w:r>
          </w:p>
        </w:tc>
        <w:tc>
          <w:tcPr>
            <w:tcW w:w="567" w:type="dxa"/>
            <w:tcBorders>
              <w:top w:val="nil"/>
              <w:left w:val="single" w:sz="6" w:space="0" w:color="auto"/>
              <w:bottom w:val="nil"/>
              <w:right w:val="nil"/>
            </w:tcBorders>
            <w:vAlign w:val="center"/>
          </w:tcPr>
          <w:p w14:paraId="1D52E5A6" w14:textId="6D9CFEF1"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34</w:t>
            </w:r>
          </w:p>
        </w:tc>
        <w:tc>
          <w:tcPr>
            <w:tcW w:w="1701" w:type="dxa"/>
            <w:tcBorders>
              <w:top w:val="nil"/>
              <w:left w:val="nil"/>
              <w:bottom w:val="nil"/>
              <w:right w:val="nil"/>
            </w:tcBorders>
            <w:vAlign w:val="center"/>
          </w:tcPr>
          <w:p w14:paraId="1040D93D" w14:textId="17497D0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95</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22DABB06" w14:textId="1C9035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84</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45A20F" w14:textId="22796A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r>
      <w:tr w:rsidR="00AD2F43" w:rsidRPr="00235BC3" w14:paraId="513FB8E7" w14:textId="77777777" w:rsidTr="00AD26E6">
        <w:trPr>
          <w:trHeight w:val="44"/>
        </w:trPr>
        <w:tc>
          <w:tcPr>
            <w:tcW w:w="1710" w:type="dxa"/>
            <w:tcBorders>
              <w:top w:val="nil"/>
              <w:left w:val="nil"/>
              <w:bottom w:val="double" w:sz="6" w:space="0" w:color="auto"/>
              <w:right w:val="single" w:sz="6" w:space="0" w:color="auto"/>
            </w:tcBorders>
            <w:vAlign w:val="center"/>
          </w:tcPr>
          <w:p w14:paraId="7EAFFAD1" w14:textId="6C0ECAFF" w:rsidR="00712413" w:rsidRPr="00235BC3" w:rsidRDefault="00850F10" w:rsidP="00235BC3">
            <w:pPr>
              <w:spacing w:line="480" w:lineRule="auto"/>
              <w:rPr>
                <w:rFonts w:ascii="Times New Roman" w:hAnsi="Times New Roman" w:cs="Times New Roman"/>
                <w:sz w:val="24"/>
                <w:szCs w:val="24"/>
              </w:rPr>
            </w:pPr>
            <w:proofErr w:type="spellStart"/>
            <w:r>
              <w:rPr>
                <w:rFonts w:ascii="Times New Roman" w:eastAsia="Times New Roman" w:hAnsi="Times New Roman" w:cs="Times New Roman"/>
                <w:i/>
                <w:iCs/>
                <w:color w:val="000000"/>
                <w:sz w:val="24"/>
                <w:szCs w:val="24"/>
                <w:lang w:eastAsia="fr-FR"/>
              </w:rPr>
              <w:t>Mustelids</w:t>
            </w:r>
            <w:proofErr w:type="spellEnd"/>
          </w:p>
        </w:tc>
        <w:tc>
          <w:tcPr>
            <w:tcW w:w="559" w:type="dxa"/>
            <w:tcBorders>
              <w:top w:val="nil"/>
              <w:left w:val="single" w:sz="6" w:space="0" w:color="auto"/>
              <w:bottom w:val="double" w:sz="6" w:space="0" w:color="auto"/>
              <w:right w:val="nil"/>
            </w:tcBorders>
            <w:vAlign w:val="center"/>
          </w:tcPr>
          <w:p w14:paraId="403629AC" w14:textId="50E1ACA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390</w:t>
            </w:r>
          </w:p>
        </w:tc>
        <w:tc>
          <w:tcPr>
            <w:tcW w:w="708" w:type="dxa"/>
            <w:tcBorders>
              <w:top w:val="nil"/>
              <w:left w:val="nil"/>
              <w:bottom w:val="double" w:sz="6" w:space="0" w:color="auto"/>
              <w:right w:val="nil"/>
            </w:tcBorders>
            <w:vAlign w:val="center"/>
          </w:tcPr>
          <w:p w14:paraId="78E98E29" w14:textId="7CA9738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0.84</w:t>
            </w:r>
          </w:p>
        </w:tc>
        <w:tc>
          <w:tcPr>
            <w:tcW w:w="709" w:type="dxa"/>
            <w:tcBorders>
              <w:top w:val="nil"/>
              <w:left w:val="nil"/>
              <w:bottom w:val="double" w:sz="6" w:space="0" w:color="auto"/>
              <w:right w:val="nil"/>
            </w:tcBorders>
            <w:vAlign w:val="center"/>
          </w:tcPr>
          <w:p w14:paraId="32FFC391" w14:textId="0BC1313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0.51</w:t>
            </w:r>
          </w:p>
        </w:tc>
        <w:tc>
          <w:tcPr>
            <w:tcW w:w="851" w:type="dxa"/>
            <w:tcBorders>
              <w:top w:val="nil"/>
              <w:left w:val="nil"/>
              <w:bottom w:val="double" w:sz="6" w:space="0" w:color="auto"/>
              <w:right w:val="single" w:sz="6" w:space="0" w:color="auto"/>
            </w:tcBorders>
            <w:vAlign w:val="center"/>
          </w:tcPr>
          <w:p w14:paraId="18FE5125" w14:textId="0D89257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0.57</w:t>
            </w:r>
          </w:p>
        </w:tc>
        <w:tc>
          <w:tcPr>
            <w:tcW w:w="567" w:type="dxa"/>
            <w:tcBorders>
              <w:top w:val="nil"/>
              <w:left w:val="single" w:sz="6" w:space="0" w:color="auto"/>
              <w:bottom w:val="double" w:sz="6" w:space="0" w:color="auto"/>
              <w:right w:val="nil"/>
            </w:tcBorders>
            <w:vAlign w:val="center"/>
          </w:tcPr>
          <w:p w14:paraId="6F7BA625" w14:textId="3AED50A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1197</w:t>
            </w:r>
          </w:p>
        </w:tc>
        <w:tc>
          <w:tcPr>
            <w:tcW w:w="1701" w:type="dxa"/>
            <w:tcBorders>
              <w:top w:val="nil"/>
              <w:left w:val="nil"/>
              <w:bottom w:val="double" w:sz="6" w:space="0" w:color="auto"/>
              <w:right w:val="nil"/>
            </w:tcBorders>
            <w:vAlign w:val="center"/>
          </w:tcPr>
          <w:p w14:paraId="75A1D200" w14:textId="08F27C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double" w:sz="6" w:space="0" w:color="auto"/>
              <w:right w:val="nil"/>
            </w:tcBorders>
            <w:vAlign w:val="center"/>
          </w:tcPr>
          <w:p w14:paraId="5C022DE1" w14:textId="111CFE4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double" w:sz="6" w:space="0" w:color="auto"/>
              <w:right w:val="nil"/>
            </w:tcBorders>
            <w:vAlign w:val="center"/>
          </w:tcPr>
          <w:p w14:paraId="5AA6EF85" w14:textId="19A8104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bl>
    <w:p w14:paraId="6FDEDFE2" w14:textId="77777777" w:rsidR="005A52CC" w:rsidRPr="00235BC3" w:rsidRDefault="005A52CC" w:rsidP="00235BC3">
      <w:pPr>
        <w:spacing w:after="0" w:line="480" w:lineRule="auto"/>
        <w:rPr>
          <w:rFonts w:ascii="Times New Roman" w:hAnsi="Times New Roman" w:cs="Times New Roman"/>
          <w:b/>
          <w:bCs/>
          <w:iCs/>
          <w:sz w:val="24"/>
          <w:szCs w:val="24"/>
          <w:lang w:val="en-GB"/>
        </w:rPr>
      </w:pPr>
    </w:p>
    <w:p w14:paraId="1C0CFB8F" w14:textId="7F2B5B73" w:rsidR="00C4715F" w:rsidRPr="00235BC3" w:rsidRDefault="005A52CC"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Table 3</w:t>
      </w:r>
      <w:r w:rsidRPr="00235BC3">
        <w:rPr>
          <w:rFonts w:ascii="Times New Roman" w:hAnsi="Times New Roman" w:cs="Times New Roman"/>
          <w:iCs/>
          <w:sz w:val="24"/>
          <w:szCs w:val="24"/>
          <w:lang w:val="en-GB"/>
        </w:rPr>
        <w:t xml:space="preserve"> Proportion of removed data and indicators of model prediction from the cross-validation procedure. The distribution of metrics over 100 replicates is indicated with quantiles (median ; [IC 95%]).</w:t>
      </w:r>
    </w:p>
    <w:tbl>
      <w:tblPr>
        <w:tblStyle w:val="Grilledutableau"/>
        <w:tblpPr w:leftFromText="141" w:rightFromText="141" w:vertAnchor="text" w:horzAnchor="margin" w:tblpY="58"/>
        <w:tblW w:w="9631" w:type="dxa"/>
        <w:tblCellMar>
          <w:left w:w="0" w:type="dxa"/>
          <w:right w:w="0" w:type="dxa"/>
        </w:tblCellMar>
        <w:tblLook w:val="04A0" w:firstRow="1" w:lastRow="0" w:firstColumn="1" w:lastColumn="0" w:noHBand="0" w:noVBand="1"/>
      </w:tblPr>
      <w:tblGrid>
        <w:gridCol w:w="1696"/>
        <w:gridCol w:w="1587"/>
        <w:gridCol w:w="1587"/>
        <w:gridCol w:w="1587"/>
        <w:gridCol w:w="1587"/>
        <w:gridCol w:w="1587"/>
      </w:tblGrid>
      <w:tr w:rsidR="009B4264" w:rsidRPr="00235BC3" w14:paraId="5BE8F0BC" w14:textId="77777777" w:rsidTr="009B4264">
        <w:trPr>
          <w:trHeight w:val="20"/>
        </w:trPr>
        <w:tc>
          <w:tcPr>
            <w:tcW w:w="1696" w:type="dxa"/>
            <w:tcBorders>
              <w:top w:val="double" w:sz="6" w:space="0" w:color="auto"/>
              <w:left w:val="nil"/>
              <w:bottom w:val="single" w:sz="6" w:space="0" w:color="auto"/>
              <w:right w:val="single" w:sz="6" w:space="0" w:color="auto"/>
            </w:tcBorders>
            <w:vAlign w:val="center"/>
          </w:tcPr>
          <w:p w14:paraId="60FD5A54"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Species</w:t>
            </w:r>
          </w:p>
        </w:tc>
        <w:tc>
          <w:tcPr>
            <w:tcW w:w="1587" w:type="dxa"/>
            <w:tcBorders>
              <w:top w:val="double" w:sz="6" w:space="0" w:color="auto"/>
              <w:left w:val="single" w:sz="6" w:space="0" w:color="auto"/>
              <w:bottom w:val="single" w:sz="6" w:space="0" w:color="auto"/>
              <w:right w:val="nil"/>
            </w:tcBorders>
          </w:tcPr>
          <w:p w14:paraId="727F418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 of removed data</w:t>
            </w:r>
          </w:p>
        </w:tc>
        <w:tc>
          <w:tcPr>
            <w:tcW w:w="1587" w:type="dxa"/>
            <w:tcBorders>
              <w:top w:val="double" w:sz="6" w:space="0" w:color="auto"/>
              <w:left w:val="nil"/>
              <w:bottom w:val="single" w:sz="6" w:space="0" w:color="auto"/>
              <w:right w:val="nil"/>
            </w:tcBorders>
            <w:vAlign w:val="center"/>
          </w:tcPr>
          <w:p w14:paraId="170198EF"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AUC</w:t>
            </w:r>
          </w:p>
        </w:tc>
        <w:tc>
          <w:tcPr>
            <w:tcW w:w="1587" w:type="dxa"/>
            <w:tcBorders>
              <w:top w:val="double" w:sz="6" w:space="0" w:color="auto"/>
              <w:left w:val="nil"/>
              <w:bottom w:val="single" w:sz="6" w:space="0" w:color="auto"/>
              <w:right w:val="nil"/>
            </w:tcBorders>
            <w:vAlign w:val="center"/>
          </w:tcPr>
          <w:p w14:paraId="3354C7FD"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TSS</w:t>
            </w:r>
          </w:p>
        </w:tc>
        <w:tc>
          <w:tcPr>
            <w:tcW w:w="1587" w:type="dxa"/>
            <w:tcBorders>
              <w:top w:val="double" w:sz="6" w:space="0" w:color="auto"/>
              <w:left w:val="nil"/>
              <w:bottom w:val="single" w:sz="6" w:space="0" w:color="auto"/>
              <w:right w:val="nil"/>
            </w:tcBorders>
            <w:vAlign w:val="center"/>
          </w:tcPr>
          <w:p w14:paraId="56891378"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RMSE</w:t>
            </w:r>
          </w:p>
        </w:tc>
        <w:tc>
          <w:tcPr>
            <w:tcW w:w="1587" w:type="dxa"/>
            <w:tcBorders>
              <w:top w:val="double" w:sz="6" w:space="0" w:color="auto"/>
              <w:left w:val="nil"/>
              <w:bottom w:val="single" w:sz="6" w:space="0" w:color="auto"/>
              <w:right w:val="nil"/>
            </w:tcBorders>
            <w:vAlign w:val="center"/>
          </w:tcPr>
          <w:p w14:paraId="63BCC54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COR</w:t>
            </w:r>
          </w:p>
        </w:tc>
      </w:tr>
      <w:tr w:rsidR="009B4264" w:rsidRPr="00235BC3" w14:paraId="1526BA40" w14:textId="77777777" w:rsidTr="009B4264">
        <w:trPr>
          <w:trHeight w:val="20"/>
        </w:trPr>
        <w:tc>
          <w:tcPr>
            <w:tcW w:w="1696" w:type="dxa"/>
            <w:tcBorders>
              <w:top w:val="single" w:sz="6" w:space="0" w:color="auto"/>
              <w:left w:val="nil"/>
              <w:bottom w:val="nil"/>
              <w:right w:val="single" w:sz="6" w:space="0" w:color="auto"/>
            </w:tcBorders>
            <w:vAlign w:val="center"/>
          </w:tcPr>
          <w:p w14:paraId="12684221"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r w:rsidRPr="00235BC3">
              <w:rPr>
                <w:rFonts w:ascii="Times New Roman" w:eastAsia="Times New Roman" w:hAnsi="Times New Roman" w:cs="Times New Roman"/>
                <w:i/>
                <w:iCs/>
                <w:color w:val="000000"/>
                <w:sz w:val="24"/>
                <w:szCs w:val="24"/>
                <w:lang w:eastAsia="fr-FR"/>
              </w:rPr>
              <w:t>wild</w:t>
            </w:r>
            <w:proofErr w:type="spell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boar</w:t>
            </w:r>
            <w:proofErr w:type="spellEnd"/>
          </w:p>
        </w:tc>
        <w:tc>
          <w:tcPr>
            <w:tcW w:w="1587" w:type="dxa"/>
            <w:tcBorders>
              <w:top w:val="single" w:sz="6" w:space="0" w:color="auto"/>
              <w:left w:val="single" w:sz="6" w:space="0" w:color="auto"/>
              <w:bottom w:val="nil"/>
              <w:right w:val="nil"/>
            </w:tcBorders>
          </w:tcPr>
          <w:p w14:paraId="44BD99B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[0.02,0.17]</w:t>
            </w:r>
          </w:p>
        </w:tc>
        <w:tc>
          <w:tcPr>
            <w:tcW w:w="1587" w:type="dxa"/>
            <w:tcBorders>
              <w:top w:val="single" w:sz="6" w:space="0" w:color="auto"/>
              <w:left w:val="nil"/>
              <w:bottom w:val="nil"/>
              <w:right w:val="nil"/>
            </w:tcBorders>
            <w:vAlign w:val="center"/>
          </w:tcPr>
          <w:p w14:paraId="38BE13D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0.89 [0.74,0.99]</w:t>
            </w:r>
          </w:p>
        </w:tc>
        <w:tc>
          <w:tcPr>
            <w:tcW w:w="1587" w:type="dxa"/>
            <w:tcBorders>
              <w:top w:val="single" w:sz="6" w:space="0" w:color="auto"/>
              <w:left w:val="nil"/>
              <w:bottom w:val="nil"/>
              <w:right w:val="nil"/>
            </w:tcBorders>
            <w:vAlign w:val="center"/>
          </w:tcPr>
          <w:p w14:paraId="6F0CC2B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[0.50,0.97]</w:t>
            </w:r>
          </w:p>
        </w:tc>
        <w:tc>
          <w:tcPr>
            <w:tcW w:w="1587" w:type="dxa"/>
            <w:tcBorders>
              <w:top w:val="single" w:sz="6" w:space="0" w:color="auto"/>
              <w:left w:val="nil"/>
              <w:bottom w:val="nil"/>
              <w:right w:val="nil"/>
            </w:tcBorders>
            <w:vAlign w:val="center"/>
          </w:tcPr>
          <w:p w14:paraId="5797314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1.32 [0.68,2.39]</w:t>
            </w:r>
          </w:p>
        </w:tc>
        <w:tc>
          <w:tcPr>
            <w:tcW w:w="1587" w:type="dxa"/>
            <w:tcBorders>
              <w:top w:val="single" w:sz="6" w:space="0" w:color="auto"/>
              <w:left w:val="nil"/>
              <w:bottom w:val="nil"/>
              <w:right w:val="nil"/>
            </w:tcBorders>
            <w:vAlign w:val="center"/>
          </w:tcPr>
          <w:p w14:paraId="5E4B98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0.58 [0.27,0.92]</w:t>
            </w:r>
          </w:p>
        </w:tc>
      </w:tr>
      <w:tr w:rsidR="009B4264" w:rsidRPr="00235BC3" w14:paraId="0B0E4F6F" w14:textId="77777777" w:rsidTr="009B4264">
        <w:trPr>
          <w:trHeight w:val="20"/>
        </w:trPr>
        <w:tc>
          <w:tcPr>
            <w:tcW w:w="1696" w:type="dxa"/>
            <w:tcBorders>
              <w:top w:val="nil"/>
              <w:left w:val="nil"/>
              <w:bottom w:val="nil"/>
              <w:right w:val="single" w:sz="6" w:space="0" w:color="auto"/>
            </w:tcBorders>
            <w:vAlign w:val="center"/>
          </w:tcPr>
          <w:p w14:paraId="09C3E8DE"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r w:rsidRPr="00235BC3">
              <w:rPr>
                <w:rFonts w:ascii="Times New Roman" w:eastAsia="Times New Roman" w:hAnsi="Times New Roman" w:cs="Times New Roman"/>
                <w:i/>
                <w:iCs/>
                <w:color w:val="000000"/>
                <w:sz w:val="24"/>
                <w:szCs w:val="24"/>
                <w:lang w:eastAsia="fr-FR"/>
              </w:rPr>
              <w:t>red</w:t>
            </w:r>
            <w:proofErr w:type="spellEnd"/>
            <w:r w:rsidRPr="00235BC3">
              <w:rPr>
                <w:rFonts w:ascii="Times New Roman" w:eastAsia="Times New Roman" w:hAnsi="Times New Roman" w:cs="Times New Roman"/>
                <w:i/>
                <w:iCs/>
                <w:color w:val="000000"/>
                <w:sz w:val="24"/>
                <w:szCs w:val="24"/>
                <w:lang w:eastAsia="fr-FR"/>
              </w:rPr>
              <w:t xml:space="preserve"> fox</w:t>
            </w:r>
          </w:p>
        </w:tc>
        <w:tc>
          <w:tcPr>
            <w:tcW w:w="1587" w:type="dxa"/>
            <w:tcBorders>
              <w:top w:val="nil"/>
              <w:left w:val="single" w:sz="6" w:space="0" w:color="auto"/>
              <w:bottom w:val="nil"/>
              <w:right w:val="nil"/>
            </w:tcBorders>
          </w:tcPr>
          <w:p w14:paraId="3BC9484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33E72F34"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0.98 [0.83,1.00]</w:t>
            </w:r>
          </w:p>
        </w:tc>
        <w:tc>
          <w:tcPr>
            <w:tcW w:w="1587" w:type="dxa"/>
            <w:tcBorders>
              <w:top w:val="nil"/>
              <w:left w:val="nil"/>
              <w:bottom w:val="nil"/>
              <w:right w:val="nil"/>
            </w:tcBorders>
            <w:vAlign w:val="center"/>
          </w:tcPr>
          <w:p w14:paraId="470A9C15"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0.90 [0.65,1.00]</w:t>
            </w:r>
          </w:p>
        </w:tc>
        <w:tc>
          <w:tcPr>
            <w:tcW w:w="1587" w:type="dxa"/>
            <w:tcBorders>
              <w:top w:val="nil"/>
              <w:left w:val="nil"/>
              <w:bottom w:val="nil"/>
              <w:right w:val="nil"/>
            </w:tcBorders>
            <w:vAlign w:val="center"/>
          </w:tcPr>
          <w:p w14:paraId="7D12A25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0.67 [0.50,1.31]</w:t>
            </w:r>
          </w:p>
        </w:tc>
        <w:tc>
          <w:tcPr>
            <w:tcW w:w="1587" w:type="dxa"/>
            <w:tcBorders>
              <w:top w:val="nil"/>
              <w:left w:val="nil"/>
              <w:bottom w:val="nil"/>
              <w:right w:val="nil"/>
            </w:tcBorders>
            <w:vAlign w:val="center"/>
          </w:tcPr>
          <w:p w14:paraId="4EEA3C0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0.77 [0.62,0.86]</w:t>
            </w:r>
          </w:p>
        </w:tc>
      </w:tr>
      <w:tr w:rsidR="009B4264" w:rsidRPr="00235BC3" w14:paraId="2DE4D8B4" w14:textId="77777777" w:rsidTr="009B4264">
        <w:trPr>
          <w:trHeight w:val="20"/>
        </w:trPr>
        <w:tc>
          <w:tcPr>
            <w:tcW w:w="1696" w:type="dxa"/>
            <w:tcBorders>
              <w:top w:val="nil"/>
              <w:left w:val="nil"/>
              <w:bottom w:val="nil"/>
              <w:right w:val="single" w:sz="6" w:space="0" w:color="auto"/>
            </w:tcBorders>
            <w:vAlign w:val="center"/>
          </w:tcPr>
          <w:p w14:paraId="3F0A1C35"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r w:rsidRPr="00235BC3">
              <w:rPr>
                <w:rFonts w:ascii="Times New Roman" w:eastAsia="Times New Roman" w:hAnsi="Times New Roman" w:cs="Times New Roman"/>
                <w:i/>
                <w:iCs/>
                <w:color w:val="000000"/>
                <w:sz w:val="24"/>
                <w:szCs w:val="24"/>
                <w:lang w:eastAsia="fr-FR"/>
              </w:rPr>
              <w:t>european</w:t>
            </w:r>
            <w:proofErr w:type="spellEnd"/>
            <w:r w:rsidRPr="00235BC3">
              <w:rPr>
                <w:rFonts w:ascii="Times New Roman" w:eastAsia="Times New Roman" w:hAnsi="Times New Roman" w:cs="Times New Roman"/>
                <w:i/>
                <w:iCs/>
                <w:color w:val="000000"/>
                <w:sz w:val="24"/>
                <w:szCs w:val="24"/>
                <w:lang w:eastAsia="fr-FR"/>
              </w:rPr>
              <w:t xml:space="preserve"> badger</w:t>
            </w:r>
          </w:p>
        </w:tc>
        <w:tc>
          <w:tcPr>
            <w:tcW w:w="1587" w:type="dxa"/>
            <w:tcBorders>
              <w:top w:val="nil"/>
              <w:left w:val="single" w:sz="6" w:space="0" w:color="auto"/>
              <w:bottom w:val="nil"/>
              <w:right w:val="nil"/>
            </w:tcBorders>
          </w:tcPr>
          <w:p w14:paraId="01E8F0A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[0.03,0.17]</w:t>
            </w:r>
          </w:p>
        </w:tc>
        <w:tc>
          <w:tcPr>
            <w:tcW w:w="1587" w:type="dxa"/>
            <w:tcBorders>
              <w:top w:val="nil"/>
              <w:left w:val="nil"/>
              <w:bottom w:val="nil"/>
              <w:right w:val="nil"/>
            </w:tcBorders>
            <w:vAlign w:val="center"/>
          </w:tcPr>
          <w:p w14:paraId="6064F0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0.95 [0.89,1.00]</w:t>
            </w:r>
          </w:p>
        </w:tc>
        <w:tc>
          <w:tcPr>
            <w:tcW w:w="1587" w:type="dxa"/>
            <w:tcBorders>
              <w:top w:val="nil"/>
              <w:left w:val="nil"/>
              <w:bottom w:val="nil"/>
              <w:right w:val="nil"/>
            </w:tcBorders>
            <w:vAlign w:val="center"/>
          </w:tcPr>
          <w:p w14:paraId="1B6BB42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0.85 [0.69,1.00]</w:t>
            </w:r>
          </w:p>
        </w:tc>
        <w:tc>
          <w:tcPr>
            <w:tcW w:w="1587" w:type="dxa"/>
            <w:tcBorders>
              <w:top w:val="nil"/>
              <w:left w:val="nil"/>
              <w:bottom w:val="nil"/>
              <w:right w:val="nil"/>
            </w:tcBorders>
            <w:vAlign w:val="center"/>
          </w:tcPr>
          <w:p w14:paraId="0DE9F4A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0.78 [0.55,0.97]</w:t>
            </w:r>
          </w:p>
        </w:tc>
        <w:tc>
          <w:tcPr>
            <w:tcW w:w="1587" w:type="dxa"/>
            <w:tcBorders>
              <w:top w:val="nil"/>
              <w:left w:val="nil"/>
              <w:bottom w:val="nil"/>
              <w:right w:val="nil"/>
            </w:tcBorders>
            <w:vAlign w:val="center"/>
          </w:tcPr>
          <w:p w14:paraId="635ACFD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0.74 [0.56,0.84]</w:t>
            </w:r>
          </w:p>
        </w:tc>
      </w:tr>
      <w:tr w:rsidR="009B4264" w:rsidRPr="00235BC3" w14:paraId="7EB08FB0" w14:textId="77777777" w:rsidTr="009B4264">
        <w:trPr>
          <w:trHeight w:val="20"/>
        </w:trPr>
        <w:tc>
          <w:tcPr>
            <w:tcW w:w="1696" w:type="dxa"/>
            <w:tcBorders>
              <w:top w:val="nil"/>
              <w:left w:val="nil"/>
              <w:bottom w:val="nil"/>
              <w:right w:val="single" w:sz="6" w:space="0" w:color="auto"/>
            </w:tcBorders>
            <w:vAlign w:val="center"/>
          </w:tcPr>
          <w:p w14:paraId="3F5A4A8E"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r w:rsidRPr="00235BC3">
              <w:rPr>
                <w:rFonts w:ascii="Times New Roman" w:eastAsia="Times New Roman" w:hAnsi="Times New Roman" w:cs="Times New Roman"/>
                <w:i/>
                <w:iCs/>
                <w:color w:val="000000"/>
                <w:sz w:val="24"/>
                <w:szCs w:val="24"/>
                <w:lang w:eastAsia="fr-FR"/>
              </w:rPr>
              <w:t>roe</w:t>
            </w:r>
            <w:proofErr w:type="spell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deer</w:t>
            </w:r>
            <w:proofErr w:type="spellEnd"/>
          </w:p>
        </w:tc>
        <w:tc>
          <w:tcPr>
            <w:tcW w:w="1587" w:type="dxa"/>
            <w:tcBorders>
              <w:top w:val="nil"/>
              <w:left w:val="single" w:sz="6" w:space="0" w:color="auto"/>
              <w:bottom w:val="nil"/>
              <w:right w:val="nil"/>
            </w:tcBorders>
          </w:tcPr>
          <w:p w14:paraId="05EB094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[0.05,0.16]</w:t>
            </w:r>
          </w:p>
        </w:tc>
        <w:tc>
          <w:tcPr>
            <w:tcW w:w="1587" w:type="dxa"/>
            <w:tcBorders>
              <w:top w:val="nil"/>
              <w:left w:val="nil"/>
              <w:bottom w:val="nil"/>
              <w:right w:val="nil"/>
            </w:tcBorders>
            <w:vAlign w:val="center"/>
          </w:tcPr>
          <w:p w14:paraId="24CF742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0.96 [0.86,1.00]</w:t>
            </w:r>
          </w:p>
        </w:tc>
        <w:tc>
          <w:tcPr>
            <w:tcW w:w="1587" w:type="dxa"/>
            <w:tcBorders>
              <w:top w:val="nil"/>
              <w:left w:val="nil"/>
              <w:bottom w:val="nil"/>
              <w:right w:val="nil"/>
            </w:tcBorders>
            <w:vAlign w:val="center"/>
          </w:tcPr>
          <w:p w14:paraId="45A8F9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nil"/>
              <w:right w:val="nil"/>
            </w:tcBorders>
            <w:vAlign w:val="center"/>
          </w:tcPr>
          <w:p w14:paraId="7E88E48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0.71 [0.46,1.24]</w:t>
            </w:r>
          </w:p>
        </w:tc>
        <w:tc>
          <w:tcPr>
            <w:tcW w:w="1587" w:type="dxa"/>
            <w:tcBorders>
              <w:top w:val="nil"/>
              <w:left w:val="nil"/>
              <w:bottom w:val="nil"/>
              <w:right w:val="nil"/>
            </w:tcBorders>
            <w:vAlign w:val="center"/>
          </w:tcPr>
          <w:p w14:paraId="64B4947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0.75 [0.57,0.89]</w:t>
            </w:r>
          </w:p>
        </w:tc>
      </w:tr>
      <w:tr w:rsidR="009B4264" w:rsidRPr="00235BC3" w14:paraId="1E503483" w14:textId="77777777" w:rsidTr="009B4264">
        <w:trPr>
          <w:trHeight w:val="20"/>
        </w:trPr>
        <w:tc>
          <w:tcPr>
            <w:tcW w:w="1696" w:type="dxa"/>
            <w:tcBorders>
              <w:top w:val="nil"/>
              <w:left w:val="nil"/>
              <w:bottom w:val="nil"/>
              <w:right w:val="single" w:sz="6" w:space="0" w:color="auto"/>
            </w:tcBorders>
            <w:vAlign w:val="center"/>
          </w:tcPr>
          <w:p w14:paraId="568559CF"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r w:rsidRPr="00235BC3">
              <w:rPr>
                <w:rFonts w:ascii="Times New Roman" w:eastAsia="Times New Roman" w:hAnsi="Times New Roman" w:cs="Times New Roman"/>
                <w:i/>
                <w:iCs/>
                <w:color w:val="000000"/>
                <w:sz w:val="24"/>
                <w:szCs w:val="24"/>
                <w:lang w:eastAsia="fr-FR"/>
              </w:rPr>
              <w:lastRenderedPageBreak/>
              <w:t>European</w:t>
            </w:r>
            <w:proofErr w:type="spell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hare</w:t>
            </w:r>
            <w:proofErr w:type="spellEnd"/>
          </w:p>
        </w:tc>
        <w:tc>
          <w:tcPr>
            <w:tcW w:w="1587" w:type="dxa"/>
            <w:tcBorders>
              <w:top w:val="nil"/>
              <w:left w:val="single" w:sz="6" w:space="0" w:color="auto"/>
              <w:bottom w:val="nil"/>
              <w:right w:val="nil"/>
            </w:tcBorders>
          </w:tcPr>
          <w:p w14:paraId="54D3323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453B386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0.79 [0.63,1.00]</w:t>
            </w:r>
          </w:p>
        </w:tc>
        <w:tc>
          <w:tcPr>
            <w:tcW w:w="1587" w:type="dxa"/>
            <w:tcBorders>
              <w:top w:val="nil"/>
              <w:left w:val="nil"/>
              <w:bottom w:val="nil"/>
              <w:right w:val="nil"/>
            </w:tcBorders>
            <w:vAlign w:val="center"/>
          </w:tcPr>
          <w:p w14:paraId="0BEFDD5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0.56 [0.37,1.00]</w:t>
            </w:r>
          </w:p>
        </w:tc>
        <w:tc>
          <w:tcPr>
            <w:tcW w:w="1587" w:type="dxa"/>
            <w:tcBorders>
              <w:top w:val="nil"/>
              <w:left w:val="nil"/>
              <w:bottom w:val="nil"/>
              <w:right w:val="nil"/>
            </w:tcBorders>
            <w:vAlign w:val="center"/>
          </w:tcPr>
          <w:p w14:paraId="0C0B8AE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1.78 [1.13,2.62]</w:t>
            </w:r>
          </w:p>
        </w:tc>
        <w:tc>
          <w:tcPr>
            <w:tcW w:w="1587" w:type="dxa"/>
            <w:tcBorders>
              <w:top w:val="nil"/>
              <w:left w:val="nil"/>
              <w:bottom w:val="nil"/>
              <w:right w:val="nil"/>
            </w:tcBorders>
            <w:vAlign w:val="center"/>
          </w:tcPr>
          <w:p w14:paraId="31DDA00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0.44 [0.20,0.85]</w:t>
            </w:r>
          </w:p>
        </w:tc>
      </w:tr>
      <w:tr w:rsidR="009B4264" w:rsidRPr="00235BC3" w14:paraId="5097BF9D" w14:textId="77777777" w:rsidTr="009B4264">
        <w:trPr>
          <w:trHeight w:val="20"/>
        </w:trPr>
        <w:tc>
          <w:tcPr>
            <w:tcW w:w="1696" w:type="dxa"/>
            <w:tcBorders>
              <w:top w:val="nil"/>
              <w:left w:val="nil"/>
              <w:bottom w:val="nil"/>
              <w:right w:val="single" w:sz="6" w:space="0" w:color="auto"/>
            </w:tcBorders>
            <w:vAlign w:val="center"/>
          </w:tcPr>
          <w:p w14:paraId="05FB3985"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 xml:space="preserve">Red </w:t>
            </w:r>
            <w:proofErr w:type="spellStart"/>
            <w:r w:rsidRPr="00235BC3">
              <w:rPr>
                <w:rFonts w:ascii="Times New Roman" w:eastAsia="Times New Roman" w:hAnsi="Times New Roman" w:cs="Times New Roman"/>
                <w:i/>
                <w:iCs/>
                <w:color w:val="000000"/>
                <w:sz w:val="24"/>
                <w:szCs w:val="24"/>
                <w:lang w:eastAsia="fr-FR"/>
              </w:rPr>
              <w:t>deer</w:t>
            </w:r>
            <w:proofErr w:type="spellEnd"/>
          </w:p>
        </w:tc>
        <w:tc>
          <w:tcPr>
            <w:tcW w:w="1587" w:type="dxa"/>
            <w:tcBorders>
              <w:top w:val="nil"/>
              <w:left w:val="single" w:sz="6" w:space="0" w:color="auto"/>
              <w:bottom w:val="nil"/>
              <w:right w:val="nil"/>
            </w:tcBorders>
          </w:tcPr>
          <w:p w14:paraId="11DA521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[0.04,0.17]</w:t>
            </w:r>
          </w:p>
        </w:tc>
        <w:tc>
          <w:tcPr>
            <w:tcW w:w="1587" w:type="dxa"/>
            <w:tcBorders>
              <w:top w:val="nil"/>
              <w:left w:val="nil"/>
              <w:bottom w:val="nil"/>
              <w:right w:val="nil"/>
            </w:tcBorders>
            <w:vAlign w:val="center"/>
          </w:tcPr>
          <w:p w14:paraId="7F8B639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0.83 [0.59,0.98]</w:t>
            </w:r>
          </w:p>
        </w:tc>
        <w:tc>
          <w:tcPr>
            <w:tcW w:w="1587" w:type="dxa"/>
            <w:tcBorders>
              <w:top w:val="nil"/>
              <w:left w:val="nil"/>
              <w:bottom w:val="nil"/>
              <w:right w:val="nil"/>
            </w:tcBorders>
            <w:vAlign w:val="center"/>
          </w:tcPr>
          <w:p w14:paraId="2177822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0.73 [0.45,0.98]</w:t>
            </w:r>
          </w:p>
        </w:tc>
        <w:tc>
          <w:tcPr>
            <w:tcW w:w="1587" w:type="dxa"/>
            <w:tcBorders>
              <w:top w:val="nil"/>
              <w:left w:val="nil"/>
              <w:bottom w:val="nil"/>
              <w:right w:val="nil"/>
            </w:tcBorders>
            <w:vAlign w:val="center"/>
          </w:tcPr>
          <w:p w14:paraId="00C8C8F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4.25 [1.68,7.77]</w:t>
            </w:r>
          </w:p>
        </w:tc>
        <w:tc>
          <w:tcPr>
            <w:tcW w:w="1587" w:type="dxa"/>
            <w:tcBorders>
              <w:top w:val="nil"/>
              <w:left w:val="nil"/>
              <w:bottom w:val="nil"/>
              <w:right w:val="nil"/>
            </w:tcBorders>
            <w:vAlign w:val="center"/>
          </w:tcPr>
          <w:p w14:paraId="31D196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0.26 [0.00,0.61]</w:t>
            </w:r>
          </w:p>
        </w:tc>
      </w:tr>
      <w:tr w:rsidR="009B4264" w:rsidRPr="00235BC3" w14:paraId="0EDD096B" w14:textId="77777777" w:rsidTr="009B4264">
        <w:trPr>
          <w:trHeight w:val="20"/>
        </w:trPr>
        <w:tc>
          <w:tcPr>
            <w:tcW w:w="1696" w:type="dxa"/>
            <w:tcBorders>
              <w:top w:val="nil"/>
              <w:left w:val="nil"/>
              <w:bottom w:val="double" w:sz="6" w:space="0" w:color="auto"/>
              <w:right w:val="single" w:sz="6" w:space="0" w:color="auto"/>
            </w:tcBorders>
            <w:vAlign w:val="center"/>
          </w:tcPr>
          <w:p w14:paraId="689ED43E" w14:textId="1F8CA3B3" w:rsidR="009B4264" w:rsidRPr="00235BC3" w:rsidRDefault="00850F10" w:rsidP="00235BC3">
            <w:pPr>
              <w:spacing w:line="480" w:lineRule="auto"/>
              <w:rPr>
                <w:rFonts w:ascii="Times New Roman" w:hAnsi="Times New Roman" w:cs="Times New Roman"/>
                <w:iCs/>
                <w:sz w:val="24"/>
                <w:szCs w:val="24"/>
                <w:lang w:val="en-AU"/>
              </w:rPr>
            </w:pPr>
            <w:proofErr w:type="spellStart"/>
            <w:r>
              <w:rPr>
                <w:rFonts w:ascii="Times New Roman" w:eastAsia="Times New Roman" w:hAnsi="Times New Roman" w:cs="Times New Roman"/>
                <w:i/>
                <w:iCs/>
                <w:color w:val="000000"/>
                <w:sz w:val="24"/>
                <w:szCs w:val="24"/>
                <w:lang w:eastAsia="fr-FR"/>
              </w:rPr>
              <w:t>Mustelids</w:t>
            </w:r>
            <w:proofErr w:type="spellEnd"/>
          </w:p>
        </w:tc>
        <w:tc>
          <w:tcPr>
            <w:tcW w:w="1587" w:type="dxa"/>
            <w:tcBorders>
              <w:top w:val="nil"/>
              <w:left w:val="single" w:sz="6" w:space="0" w:color="auto"/>
              <w:bottom w:val="double" w:sz="6" w:space="0" w:color="auto"/>
              <w:right w:val="nil"/>
            </w:tcBorders>
          </w:tcPr>
          <w:p w14:paraId="30414D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[0.03,0.16]</w:t>
            </w:r>
          </w:p>
        </w:tc>
        <w:tc>
          <w:tcPr>
            <w:tcW w:w="1587" w:type="dxa"/>
            <w:tcBorders>
              <w:top w:val="nil"/>
              <w:left w:val="nil"/>
              <w:bottom w:val="double" w:sz="6" w:space="0" w:color="auto"/>
              <w:right w:val="nil"/>
            </w:tcBorders>
            <w:vAlign w:val="center"/>
          </w:tcPr>
          <w:p w14:paraId="5450A8E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0.97 [0.81,1.00]</w:t>
            </w:r>
          </w:p>
        </w:tc>
        <w:tc>
          <w:tcPr>
            <w:tcW w:w="1587" w:type="dxa"/>
            <w:tcBorders>
              <w:top w:val="nil"/>
              <w:left w:val="nil"/>
              <w:bottom w:val="double" w:sz="6" w:space="0" w:color="auto"/>
              <w:right w:val="nil"/>
            </w:tcBorders>
            <w:vAlign w:val="center"/>
          </w:tcPr>
          <w:p w14:paraId="356D4E5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double" w:sz="6" w:space="0" w:color="auto"/>
              <w:right w:val="nil"/>
            </w:tcBorders>
            <w:vAlign w:val="center"/>
          </w:tcPr>
          <w:p w14:paraId="3D63029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0.88 [0.60,1.40]</w:t>
            </w:r>
          </w:p>
        </w:tc>
        <w:tc>
          <w:tcPr>
            <w:tcW w:w="1587" w:type="dxa"/>
            <w:tcBorders>
              <w:top w:val="nil"/>
              <w:left w:val="nil"/>
              <w:bottom w:val="double" w:sz="6" w:space="0" w:color="auto"/>
              <w:right w:val="nil"/>
            </w:tcBorders>
            <w:vAlign w:val="center"/>
          </w:tcPr>
          <w:p w14:paraId="1A677A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[0.47,0.86]</w:t>
            </w:r>
          </w:p>
        </w:tc>
      </w:tr>
    </w:tbl>
    <w:p w14:paraId="6D0A5417" w14:textId="77777777" w:rsidR="009B4264" w:rsidRPr="00235BC3" w:rsidRDefault="009B4264" w:rsidP="00235BC3">
      <w:pPr>
        <w:spacing w:after="0" w:line="480" w:lineRule="auto"/>
        <w:jc w:val="both"/>
        <w:rPr>
          <w:rFonts w:ascii="Times New Roman" w:hAnsi="Times New Roman" w:cs="Times New Roman"/>
          <w:sz w:val="24"/>
          <w:szCs w:val="24"/>
          <w:lang w:val="en-AU"/>
        </w:rPr>
      </w:pPr>
    </w:p>
    <w:p w14:paraId="1094AE07" w14:textId="32F187FA" w:rsidR="00C075CC" w:rsidRPr="00235BC3" w:rsidRDefault="00672751" w:rsidP="00235BC3">
      <w:pPr>
        <w:spacing w:after="0" w:line="480" w:lineRule="auto"/>
        <w:jc w:val="center"/>
        <w:rPr>
          <w:rFonts w:ascii="Times New Roman" w:hAnsi="Times New Roman" w:cs="Times New Roman"/>
          <w:b/>
          <w:bCs/>
          <w:iCs/>
          <w:sz w:val="24"/>
          <w:szCs w:val="24"/>
          <w:highlight w:val="yellow"/>
        </w:rPr>
      </w:pPr>
      <w:r w:rsidRPr="00235BC3">
        <w:rPr>
          <w:rFonts w:ascii="Times New Roman" w:hAnsi="Times New Roman" w:cs="Times New Roman"/>
          <w:i/>
          <w:noProof/>
          <w:sz w:val="24"/>
          <w:szCs w:val="24"/>
          <w:lang w:val="en-AU"/>
        </w:rPr>
        <w:drawing>
          <wp:inline distT="0" distB="0" distL="0" distR="0" wp14:anchorId="20FF8D2A" wp14:editId="1AE3EEF6">
            <wp:extent cx="5976519" cy="398302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1558" cy="4073025"/>
                    </a:xfrm>
                    <a:prstGeom prst="rect">
                      <a:avLst/>
                    </a:prstGeom>
                    <a:noFill/>
                    <a:ln>
                      <a:noFill/>
                    </a:ln>
                  </pic:spPr>
                </pic:pic>
              </a:graphicData>
            </a:graphic>
          </wp:inline>
        </w:drawing>
      </w:r>
    </w:p>
    <w:p w14:paraId="228CFD76" w14:textId="44C8F8BE" w:rsidR="00422A58" w:rsidRPr="002C04B8" w:rsidRDefault="008F6413"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 xml:space="preserve">Figure </w:t>
      </w:r>
      <w:r w:rsidR="00D87486" w:rsidRPr="00235BC3">
        <w:rPr>
          <w:rFonts w:ascii="Times New Roman" w:hAnsi="Times New Roman" w:cs="Times New Roman"/>
          <w:b/>
          <w:bCs/>
          <w:iCs/>
          <w:sz w:val="24"/>
          <w:szCs w:val="24"/>
          <w:lang w:val="en-GB"/>
        </w:rPr>
        <w:t>3</w:t>
      </w:r>
      <w:r w:rsidRPr="00235BC3">
        <w:rPr>
          <w:rFonts w:ascii="Times New Roman" w:hAnsi="Times New Roman" w:cs="Times New Roman"/>
          <w:b/>
          <w:bCs/>
          <w:iCs/>
          <w:sz w:val="24"/>
          <w:szCs w:val="24"/>
          <w:lang w:val="en-GB"/>
        </w:rPr>
        <w:t>.</w:t>
      </w:r>
      <w:r w:rsidRPr="00235BC3">
        <w:rPr>
          <w:rFonts w:ascii="Times New Roman" w:hAnsi="Times New Roman" w:cs="Times New Roman"/>
          <w:iCs/>
          <w:sz w:val="24"/>
          <w:szCs w:val="24"/>
          <w:lang w:val="en-GB"/>
        </w:rPr>
        <w:t xml:space="preserve"> </w:t>
      </w:r>
      <w:r w:rsidR="00BB212E" w:rsidRPr="00235BC3">
        <w:rPr>
          <w:rFonts w:ascii="Times New Roman" w:hAnsi="Times New Roman" w:cs="Times New Roman"/>
          <w:iCs/>
          <w:sz w:val="24"/>
          <w:szCs w:val="24"/>
          <w:lang w:val="en-GB"/>
        </w:rPr>
        <w:t>Map of model predictions for the exposure and risk model along with observation</w:t>
      </w:r>
      <w:r w:rsidR="00433E23" w:rsidRPr="00235BC3">
        <w:rPr>
          <w:rFonts w:ascii="Times New Roman" w:hAnsi="Times New Roman" w:cs="Times New Roman"/>
          <w:iCs/>
          <w:sz w:val="24"/>
          <w:szCs w:val="24"/>
          <w:lang w:val="en-GB"/>
        </w:rPr>
        <w:t>s</w:t>
      </w:r>
      <w:r w:rsidR="00BB212E" w:rsidRPr="00235BC3">
        <w:rPr>
          <w:rFonts w:ascii="Times New Roman" w:hAnsi="Times New Roman" w:cs="Times New Roman"/>
          <w:iCs/>
          <w:sz w:val="24"/>
          <w:szCs w:val="24"/>
          <w:lang w:val="en-GB"/>
        </w:rPr>
        <w:t xml:space="preserve"> of living animals (blue dots) and </w:t>
      </w:r>
      <w:r w:rsidR="00433E23" w:rsidRPr="00235BC3">
        <w:rPr>
          <w:rFonts w:ascii="Times New Roman" w:hAnsi="Times New Roman" w:cs="Times New Roman"/>
          <w:iCs/>
          <w:sz w:val="24"/>
          <w:szCs w:val="24"/>
          <w:lang w:val="en-GB"/>
        </w:rPr>
        <w:t>roadkill (red dots) for Roe deer.</w:t>
      </w:r>
      <w:r w:rsidR="007132AA" w:rsidRPr="00235BC3">
        <w:rPr>
          <w:rFonts w:ascii="Times New Roman" w:hAnsi="Times New Roman" w:cs="Times New Roman"/>
          <w:iCs/>
          <w:sz w:val="24"/>
          <w:szCs w:val="24"/>
          <w:lang w:val="en-GB"/>
        </w:rPr>
        <w:t xml:space="preserve"> </w:t>
      </w:r>
      <w:r w:rsidR="00095622" w:rsidRPr="00235BC3">
        <w:rPr>
          <w:rFonts w:ascii="Times New Roman" w:hAnsi="Times New Roman" w:cs="Times New Roman"/>
          <w:iCs/>
          <w:sz w:val="24"/>
          <w:szCs w:val="24"/>
          <w:lang w:val="en-GB"/>
        </w:rPr>
        <w:t>See appendix SM</w:t>
      </w:r>
      <w:r w:rsidR="00DA7F9B" w:rsidRPr="00235BC3">
        <w:rPr>
          <w:rFonts w:ascii="Times New Roman" w:hAnsi="Times New Roman" w:cs="Times New Roman"/>
          <w:iCs/>
          <w:sz w:val="24"/>
          <w:szCs w:val="24"/>
          <w:lang w:val="en-GB"/>
        </w:rPr>
        <w:t>2</w:t>
      </w:r>
      <w:r w:rsidR="00095622" w:rsidRPr="00235BC3">
        <w:rPr>
          <w:rFonts w:ascii="Times New Roman" w:hAnsi="Times New Roman" w:cs="Times New Roman"/>
          <w:iCs/>
          <w:sz w:val="24"/>
          <w:szCs w:val="24"/>
          <w:lang w:val="en-GB"/>
        </w:rPr>
        <w:t xml:space="preserve"> for </w:t>
      </w:r>
      <w:r w:rsidR="004F5900" w:rsidRPr="00235BC3">
        <w:rPr>
          <w:rFonts w:ascii="Times New Roman" w:hAnsi="Times New Roman" w:cs="Times New Roman"/>
          <w:iCs/>
          <w:sz w:val="24"/>
          <w:szCs w:val="24"/>
          <w:lang w:val="en-GB"/>
        </w:rPr>
        <w:t xml:space="preserve">similar plots on the </w:t>
      </w:r>
      <w:r w:rsidR="00095622" w:rsidRPr="00235BC3">
        <w:rPr>
          <w:rFonts w:ascii="Times New Roman" w:hAnsi="Times New Roman" w:cs="Times New Roman"/>
          <w:iCs/>
          <w:sz w:val="24"/>
          <w:szCs w:val="24"/>
          <w:lang w:val="en-GB"/>
        </w:rPr>
        <w:t>other species.</w:t>
      </w:r>
    </w:p>
    <w:p w14:paraId="0E967E67" w14:textId="77777777" w:rsidR="009B4264" w:rsidRPr="002C04B8" w:rsidRDefault="009B4264" w:rsidP="00235BC3">
      <w:pPr>
        <w:spacing w:line="480" w:lineRule="auto"/>
        <w:rPr>
          <w:rFonts w:ascii="Times New Roman" w:hAnsi="Times New Roman" w:cs="Times New Roman"/>
          <w:i/>
          <w:sz w:val="24"/>
          <w:szCs w:val="24"/>
          <w:lang w:val="en-GB"/>
        </w:rPr>
      </w:pPr>
    </w:p>
    <w:p w14:paraId="7518C4F8" w14:textId="6E0D482B" w:rsidR="009A2552" w:rsidRPr="001A0EA4" w:rsidRDefault="00261050" w:rsidP="00235BC3">
      <w:pPr>
        <w:spacing w:line="480" w:lineRule="auto"/>
        <w:rPr>
          <w:rFonts w:ascii="Times New Roman" w:hAnsi="Times New Roman" w:cs="Times New Roman"/>
          <w:i/>
          <w:sz w:val="24"/>
          <w:szCs w:val="24"/>
          <w:lang w:val="en-AU"/>
        </w:rPr>
      </w:pPr>
      <w:r w:rsidRPr="001A0EA4">
        <w:rPr>
          <w:rFonts w:ascii="Times New Roman" w:hAnsi="Times New Roman" w:cs="Times New Roman"/>
          <w:i/>
          <w:sz w:val="24"/>
          <w:szCs w:val="24"/>
          <w:lang w:val="en-AU"/>
        </w:rPr>
        <w:t>E</w:t>
      </w:r>
      <w:r w:rsidR="00C4715F" w:rsidRPr="001A0EA4">
        <w:rPr>
          <w:rFonts w:ascii="Times New Roman" w:hAnsi="Times New Roman" w:cs="Times New Roman"/>
          <w:i/>
          <w:sz w:val="24"/>
          <w:szCs w:val="24"/>
          <w:lang w:val="en-AU"/>
        </w:rPr>
        <w:t>ffect of covariates</w:t>
      </w:r>
    </w:p>
    <w:p w14:paraId="0D463C9C" w14:textId="77777777" w:rsidR="00557205" w:rsidRDefault="00557205" w:rsidP="00235BC3">
      <w:pPr>
        <w:spacing w:line="480" w:lineRule="auto"/>
        <w:jc w:val="both"/>
        <w:rPr>
          <w:rFonts w:ascii="Times New Roman" w:hAnsi="Times New Roman" w:cs="Times New Roman"/>
          <w:sz w:val="24"/>
          <w:szCs w:val="24"/>
          <w:lang w:val="en-AU"/>
        </w:rPr>
      </w:pPr>
    </w:p>
    <w:p w14:paraId="18DE5367" w14:textId="2A9119F2" w:rsidR="000963E4" w:rsidRPr="00EC2783" w:rsidRDefault="00213B62" w:rsidP="00235BC3">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AU"/>
        </w:rPr>
        <w:t xml:space="preserve">In the exposure layer, most species </w:t>
      </w:r>
      <w:r w:rsidR="00360210" w:rsidRPr="00235BC3">
        <w:rPr>
          <w:rFonts w:ascii="Times New Roman" w:hAnsi="Times New Roman" w:cs="Times New Roman"/>
          <w:sz w:val="24"/>
          <w:szCs w:val="24"/>
          <w:lang w:val="en-AU"/>
        </w:rPr>
        <w:t>were predominantly associated with wooded areas</w:t>
      </w:r>
      <w:r w:rsidR="009F2B42">
        <w:rPr>
          <w:rFonts w:ascii="Times New Roman" w:hAnsi="Times New Roman" w:cs="Times New Roman"/>
          <w:sz w:val="24"/>
          <w:szCs w:val="24"/>
          <w:lang w:val="en-AU"/>
        </w:rPr>
        <w:t xml:space="preserve"> (Fig.4</w:t>
      </w:r>
      <w:r w:rsidR="00C1193B">
        <w:rPr>
          <w:rFonts w:ascii="Times New Roman" w:hAnsi="Times New Roman" w:cs="Times New Roman"/>
          <w:sz w:val="24"/>
          <w:szCs w:val="24"/>
          <w:lang w:val="en-AU"/>
        </w:rPr>
        <w:t>a</w:t>
      </w:r>
      <w:r w:rsidR="009F2B42">
        <w:rPr>
          <w:rFonts w:ascii="Times New Roman" w:hAnsi="Times New Roman" w:cs="Times New Roman"/>
          <w:sz w:val="24"/>
          <w:szCs w:val="24"/>
          <w:lang w:val="en-AU"/>
        </w:rPr>
        <w:t>)</w:t>
      </w:r>
      <w:r w:rsidR="00360210" w:rsidRPr="00235BC3">
        <w:rPr>
          <w:rFonts w:ascii="Times New Roman" w:hAnsi="Times New Roman" w:cs="Times New Roman"/>
          <w:sz w:val="24"/>
          <w:szCs w:val="24"/>
          <w:lang w:val="en-AU"/>
        </w:rPr>
        <w:t xml:space="preserve">. Wild boar, </w:t>
      </w:r>
      <w:r w:rsidR="00A359E7">
        <w:rPr>
          <w:rFonts w:ascii="Times New Roman" w:hAnsi="Times New Roman" w:cs="Times New Roman"/>
          <w:sz w:val="24"/>
          <w:szCs w:val="24"/>
          <w:lang w:val="en-AU"/>
        </w:rPr>
        <w:t>R</w:t>
      </w:r>
      <w:r w:rsidR="00360210" w:rsidRPr="00235BC3">
        <w:rPr>
          <w:rFonts w:ascii="Times New Roman" w:hAnsi="Times New Roman" w:cs="Times New Roman"/>
          <w:sz w:val="24"/>
          <w:szCs w:val="24"/>
          <w:lang w:val="en-AU"/>
        </w:rPr>
        <w:t xml:space="preserve">oe deer, and European hare were mostly found in rural zones, while </w:t>
      </w:r>
      <w:r w:rsidR="005F7A6A">
        <w:rPr>
          <w:rFonts w:ascii="Times New Roman" w:hAnsi="Times New Roman" w:cs="Times New Roman"/>
          <w:sz w:val="24"/>
          <w:szCs w:val="24"/>
          <w:lang w:val="en-AU"/>
        </w:rPr>
        <w:t xml:space="preserve">records </w:t>
      </w:r>
      <w:r w:rsidR="00360210" w:rsidRPr="00235BC3">
        <w:rPr>
          <w:rFonts w:ascii="Times New Roman" w:hAnsi="Times New Roman" w:cs="Times New Roman"/>
          <w:sz w:val="24"/>
          <w:szCs w:val="24"/>
          <w:lang w:val="en-AU"/>
        </w:rPr>
        <w:t xml:space="preserve">of red fox </w:t>
      </w:r>
      <w:r w:rsidR="005F7A6A">
        <w:rPr>
          <w:rFonts w:ascii="Times New Roman" w:hAnsi="Times New Roman" w:cs="Times New Roman"/>
          <w:sz w:val="24"/>
          <w:szCs w:val="24"/>
          <w:lang w:val="en-AU"/>
        </w:rPr>
        <w:t xml:space="preserve">were </w:t>
      </w:r>
      <w:r w:rsidR="00360210" w:rsidRPr="00235BC3">
        <w:rPr>
          <w:rFonts w:ascii="Times New Roman" w:hAnsi="Times New Roman" w:cs="Times New Roman"/>
          <w:sz w:val="24"/>
          <w:szCs w:val="24"/>
          <w:lang w:val="en-AU"/>
        </w:rPr>
        <w:t>positively correlated with urban areas</w:t>
      </w:r>
      <w:r w:rsidR="00B81727">
        <w:rPr>
          <w:rFonts w:ascii="Times New Roman" w:hAnsi="Times New Roman" w:cs="Times New Roman"/>
          <w:sz w:val="24"/>
          <w:szCs w:val="24"/>
          <w:lang w:val="en-AU"/>
        </w:rPr>
        <w:t xml:space="preserve"> (Fig.4b)</w:t>
      </w:r>
      <w:r w:rsidR="00360210" w:rsidRPr="00235BC3">
        <w:rPr>
          <w:rFonts w:ascii="Times New Roman" w:hAnsi="Times New Roman" w:cs="Times New Roman"/>
          <w:sz w:val="24"/>
          <w:szCs w:val="24"/>
          <w:lang w:val="en-AU"/>
        </w:rPr>
        <w:t xml:space="preserve">. </w:t>
      </w:r>
      <w:r w:rsidR="00810720">
        <w:rPr>
          <w:rFonts w:ascii="Times New Roman" w:hAnsi="Times New Roman" w:cs="Times New Roman"/>
          <w:sz w:val="24"/>
          <w:szCs w:val="24"/>
          <w:lang w:val="en-AU"/>
        </w:rPr>
        <w:t xml:space="preserve">Unlike Red deer, </w:t>
      </w:r>
      <w:r w:rsidR="00360210" w:rsidRPr="00235BC3">
        <w:rPr>
          <w:rFonts w:ascii="Times New Roman" w:hAnsi="Times New Roman" w:cs="Times New Roman"/>
          <w:sz w:val="24"/>
          <w:szCs w:val="24"/>
          <w:lang w:val="en-AU"/>
        </w:rPr>
        <w:t xml:space="preserve">Red fox and </w:t>
      </w:r>
      <w:r w:rsidR="002F06B6">
        <w:rPr>
          <w:rFonts w:ascii="Times New Roman" w:hAnsi="Times New Roman" w:cs="Times New Roman"/>
          <w:sz w:val="24"/>
          <w:szCs w:val="24"/>
          <w:lang w:val="en-AU"/>
        </w:rPr>
        <w:t>R</w:t>
      </w:r>
      <w:r w:rsidR="00360210" w:rsidRPr="00235BC3">
        <w:rPr>
          <w:rFonts w:ascii="Times New Roman" w:hAnsi="Times New Roman" w:cs="Times New Roman"/>
          <w:sz w:val="24"/>
          <w:szCs w:val="24"/>
          <w:lang w:val="en-AU"/>
        </w:rPr>
        <w:t xml:space="preserve">oe </w:t>
      </w:r>
      <w:r w:rsidR="00360210" w:rsidRPr="00235BC3">
        <w:rPr>
          <w:rFonts w:ascii="Times New Roman" w:hAnsi="Times New Roman" w:cs="Times New Roman"/>
          <w:sz w:val="24"/>
          <w:szCs w:val="24"/>
          <w:lang w:val="en-AU"/>
        </w:rPr>
        <w:lastRenderedPageBreak/>
        <w:t>deer showed positive associations with the density of watercourses</w:t>
      </w:r>
      <w:r w:rsidR="004C0739">
        <w:rPr>
          <w:rFonts w:ascii="Times New Roman" w:hAnsi="Times New Roman" w:cs="Times New Roman"/>
          <w:sz w:val="24"/>
          <w:szCs w:val="24"/>
          <w:lang w:val="en-AU"/>
        </w:rPr>
        <w:t xml:space="preserve"> (Fig.4c)</w:t>
      </w:r>
      <w:r w:rsidR="00360210" w:rsidRPr="00235BC3">
        <w:rPr>
          <w:rFonts w:ascii="Times New Roman" w:hAnsi="Times New Roman" w:cs="Times New Roman"/>
          <w:sz w:val="24"/>
          <w:szCs w:val="24"/>
          <w:lang w:val="en-AU"/>
        </w:rPr>
        <w:t xml:space="preserve">. Most species were found predominantly in bocage landscapes, except for </w:t>
      </w:r>
      <w:r w:rsidR="00787B68">
        <w:rPr>
          <w:rFonts w:ascii="Times New Roman" w:hAnsi="Times New Roman" w:cs="Times New Roman"/>
          <w:sz w:val="24"/>
          <w:szCs w:val="24"/>
          <w:lang w:val="en-AU"/>
        </w:rPr>
        <w:t>R</w:t>
      </w:r>
      <w:r w:rsidR="00360210" w:rsidRPr="00235BC3">
        <w:rPr>
          <w:rFonts w:ascii="Times New Roman" w:hAnsi="Times New Roman" w:cs="Times New Roman"/>
          <w:sz w:val="24"/>
          <w:szCs w:val="24"/>
          <w:lang w:val="en-AU"/>
        </w:rPr>
        <w:t>ed deer, which was primarily observed in open field areas</w:t>
      </w:r>
      <w:r w:rsidR="00D06B19">
        <w:rPr>
          <w:rFonts w:ascii="Times New Roman" w:hAnsi="Times New Roman" w:cs="Times New Roman"/>
          <w:sz w:val="24"/>
          <w:szCs w:val="24"/>
          <w:lang w:val="en-AU"/>
        </w:rPr>
        <w:t xml:space="preserve"> (Fig.4d)</w:t>
      </w:r>
      <w:r w:rsidR="00360210" w:rsidRPr="00235BC3">
        <w:rPr>
          <w:rFonts w:ascii="Times New Roman" w:hAnsi="Times New Roman" w:cs="Times New Roman"/>
          <w:sz w:val="24"/>
          <w:szCs w:val="24"/>
          <w:lang w:val="en-AU"/>
        </w:rPr>
        <w:t xml:space="preserve">. Finally, </w:t>
      </w:r>
      <w:r w:rsidR="005C24A0">
        <w:rPr>
          <w:rFonts w:ascii="Times New Roman" w:hAnsi="Times New Roman" w:cs="Times New Roman"/>
          <w:sz w:val="24"/>
          <w:szCs w:val="24"/>
          <w:lang w:val="en-AU"/>
        </w:rPr>
        <w:t xml:space="preserve">all species’ occurrence intensities were positively related with sampling effort, suggesting that </w:t>
      </w:r>
      <w:r w:rsidR="00360210" w:rsidRPr="00235BC3">
        <w:rPr>
          <w:rFonts w:ascii="Times New Roman" w:hAnsi="Times New Roman" w:cs="Times New Roman"/>
          <w:sz w:val="24"/>
          <w:szCs w:val="24"/>
          <w:lang w:val="en-AU"/>
        </w:rPr>
        <w:t xml:space="preserve">the </w:t>
      </w:r>
      <w:r w:rsidR="00DE24CE">
        <w:rPr>
          <w:rFonts w:ascii="Times New Roman" w:hAnsi="Times New Roman" w:cs="Times New Roman"/>
          <w:sz w:val="24"/>
          <w:szCs w:val="24"/>
          <w:lang w:val="en-AU"/>
        </w:rPr>
        <w:t xml:space="preserve">model </w:t>
      </w:r>
      <w:r w:rsidR="005C24A0">
        <w:rPr>
          <w:rFonts w:ascii="Times New Roman" w:hAnsi="Times New Roman" w:cs="Times New Roman"/>
          <w:sz w:val="24"/>
          <w:szCs w:val="24"/>
          <w:lang w:val="en-AU"/>
        </w:rPr>
        <w:t xml:space="preserve">was </w:t>
      </w:r>
      <w:r w:rsidR="00A31164">
        <w:rPr>
          <w:rFonts w:ascii="Times New Roman" w:hAnsi="Times New Roman" w:cs="Times New Roman"/>
          <w:sz w:val="24"/>
          <w:szCs w:val="24"/>
          <w:lang w:val="en-AU"/>
        </w:rPr>
        <w:t>effective at</w:t>
      </w:r>
      <w:r w:rsidR="00360210" w:rsidRPr="00235BC3">
        <w:rPr>
          <w:rFonts w:ascii="Times New Roman" w:hAnsi="Times New Roman" w:cs="Times New Roman"/>
          <w:sz w:val="24"/>
          <w:szCs w:val="24"/>
          <w:lang w:val="en-AU"/>
        </w:rPr>
        <w:t xml:space="preserve"> </w:t>
      </w:r>
      <w:r w:rsidR="00A31164">
        <w:rPr>
          <w:rFonts w:ascii="Times New Roman" w:hAnsi="Times New Roman" w:cs="Times New Roman"/>
          <w:sz w:val="24"/>
          <w:szCs w:val="24"/>
          <w:lang w:val="en-AU"/>
        </w:rPr>
        <w:t xml:space="preserve">capturing </w:t>
      </w:r>
      <w:r w:rsidR="00DE24CE">
        <w:rPr>
          <w:rFonts w:ascii="Times New Roman" w:hAnsi="Times New Roman" w:cs="Times New Roman"/>
          <w:sz w:val="24"/>
          <w:szCs w:val="24"/>
          <w:lang w:val="en-AU"/>
        </w:rPr>
        <w:t xml:space="preserve">spatial variations in sampling effort </w:t>
      </w:r>
      <w:r w:rsidR="00AF430C">
        <w:rPr>
          <w:rFonts w:ascii="Times New Roman" w:hAnsi="Times New Roman" w:cs="Times New Roman"/>
          <w:sz w:val="24"/>
          <w:szCs w:val="24"/>
          <w:lang w:val="en-AU"/>
        </w:rPr>
        <w:t>(Fig.4e)</w:t>
      </w:r>
      <w:r w:rsidR="00360210" w:rsidRPr="00235BC3">
        <w:rPr>
          <w:rFonts w:ascii="Times New Roman" w:hAnsi="Times New Roman" w:cs="Times New Roman"/>
          <w:sz w:val="24"/>
          <w:szCs w:val="24"/>
          <w:lang w:val="en-AU"/>
        </w:rPr>
        <w:t>.</w:t>
      </w:r>
      <w:r w:rsidR="00EC2783" w:rsidRPr="00EC2783">
        <w:rPr>
          <w:rFonts w:ascii="Times New Roman" w:hAnsi="Times New Roman" w:cs="Times New Roman"/>
          <w:sz w:val="24"/>
          <w:szCs w:val="24"/>
          <w:lang w:val="en-GB"/>
        </w:rPr>
        <w:t xml:space="preserve"> </w:t>
      </w:r>
    </w:p>
    <w:p w14:paraId="509FAD57" w14:textId="77777777" w:rsidR="00A31164" w:rsidRPr="00EC2783" w:rsidRDefault="00A31164" w:rsidP="00235BC3">
      <w:pPr>
        <w:spacing w:line="480" w:lineRule="auto"/>
        <w:jc w:val="both"/>
        <w:rPr>
          <w:rFonts w:ascii="Times New Roman" w:hAnsi="Times New Roman" w:cs="Times New Roman"/>
          <w:sz w:val="24"/>
          <w:szCs w:val="24"/>
          <w:lang w:val="en-GB"/>
        </w:rPr>
      </w:pPr>
    </w:p>
    <w:p w14:paraId="655FD6CC" w14:textId="420C3C11" w:rsidR="00360210" w:rsidRDefault="00E14517"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Interestingly, </w:t>
      </w:r>
      <w:r w:rsidR="00FA2419">
        <w:rPr>
          <w:rFonts w:ascii="Times New Roman" w:hAnsi="Times New Roman" w:cs="Times New Roman"/>
          <w:sz w:val="24"/>
          <w:szCs w:val="24"/>
          <w:lang w:val="en-AU"/>
        </w:rPr>
        <w:t xml:space="preserve">roadkill risk </w:t>
      </w:r>
      <w:r w:rsidR="005D096C">
        <w:rPr>
          <w:rFonts w:ascii="Times New Roman" w:hAnsi="Times New Roman" w:cs="Times New Roman"/>
          <w:sz w:val="24"/>
          <w:szCs w:val="24"/>
          <w:lang w:val="en-AU"/>
        </w:rPr>
        <w:t>was uncorrelated</w:t>
      </w:r>
      <w:r w:rsidRPr="00235BC3">
        <w:rPr>
          <w:rFonts w:ascii="Times New Roman" w:hAnsi="Times New Roman" w:cs="Times New Roman"/>
          <w:sz w:val="24"/>
          <w:szCs w:val="24"/>
          <w:lang w:val="en-AU"/>
        </w:rPr>
        <w:t xml:space="preserve"> with</w:t>
      </w:r>
      <w:r w:rsidR="00FA2419">
        <w:rPr>
          <w:rFonts w:ascii="Times New Roman" w:hAnsi="Times New Roman" w:cs="Times New Roman"/>
          <w:sz w:val="24"/>
          <w:szCs w:val="24"/>
          <w:lang w:val="en-AU"/>
        </w:rPr>
        <w:t xml:space="preserve"> </w:t>
      </w:r>
      <w:r w:rsidR="00FA2419" w:rsidRPr="00235BC3">
        <w:rPr>
          <w:rFonts w:ascii="Times New Roman" w:hAnsi="Times New Roman" w:cs="Times New Roman"/>
          <w:sz w:val="24"/>
          <w:szCs w:val="24"/>
          <w:lang w:val="en-AU"/>
        </w:rPr>
        <w:t>exposure</w:t>
      </w:r>
      <w:r w:rsidR="00793787">
        <w:rPr>
          <w:rFonts w:ascii="Times New Roman" w:hAnsi="Times New Roman" w:cs="Times New Roman"/>
          <w:sz w:val="24"/>
          <w:szCs w:val="24"/>
          <w:lang w:val="en-AU"/>
        </w:rPr>
        <w:t xml:space="preserve"> </w:t>
      </w:r>
      <w:r w:rsidR="00336792">
        <w:rPr>
          <w:rFonts w:ascii="Times New Roman" w:hAnsi="Times New Roman" w:cs="Times New Roman"/>
          <w:sz w:val="24"/>
          <w:szCs w:val="24"/>
          <w:lang w:val="en-AU"/>
        </w:rPr>
        <w:t>in all species</w:t>
      </w:r>
      <w:r w:rsidR="00793787">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(Fig. 5a)</w:t>
      </w:r>
      <w:r w:rsidR="00336792">
        <w:rPr>
          <w:rFonts w:ascii="Times New Roman" w:hAnsi="Times New Roman" w:cs="Times New Roman"/>
          <w:sz w:val="24"/>
          <w:szCs w:val="24"/>
          <w:lang w:val="en-AU"/>
        </w:rPr>
        <w:t xml:space="preserve">, suggesting </w:t>
      </w:r>
      <w:r w:rsidR="00B20CF1">
        <w:rPr>
          <w:rFonts w:ascii="Times New Roman" w:hAnsi="Times New Roman" w:cs="Times New Roman"/>
          <w:sz w:val="24"/>
          <w:szCs w:val="24"/>
          <w:lang w:val="en-AU"/>
        </w:rPr>
        <w:t xml:space="preserve">that </w:t>
      </w:r>
      <w:proofErr w:type="spellStart"/>
      <w:r w:rsidR="00B20CF1">
        <w:rPr>
          <w:rFonts w:ascii="Times New Roman" w:hAnsi="Times New Roman" w:cs="Times New Roman"/>
          <w:sz w:val="24"/>
          <w:szCs w:val="24"/>
          <w:lang w:val="en-AU"/>
        </w:rPr>
        <w:t>roadkills</w:t>
      </w:r>
      <w:proofErr w:type="spellEnd"/>
      <w:r w:rsidR="00B20CF1">
        <w:rPr>
          <w:rFonts w:ascii="Times New Roman" w:hAnsi="Times New Roman" w:cs="Times New Roman"/>
          <w:sz w:val="24"/>
          <w:szCs w:val="24"/>
          <w:lang w:val="en-AU"/>
        </w:rPr>
        <w:t xml:space="preserve"> are not adequate surrogate of species’ distribution</w:t>
      </w:r>
      <w:r w:rsidR="00411210">
        <w:rPr>
          <w:rFonts w:ascii="Times New Roman" w:hAnsi="Times New Roman" w:cs="Times New Roman"/>
          <w:sz w:val="24"/>
          <w:szCs w:val="24"/>
          <w:lang w:val="en-AU"/>
        </w:rPr>
        <w:t>s</w:t>
      </w:r>
      <w:r w:rsidR="00B20CF1">
        <w:rPr>
          <w:rFonts w:ascii="Times New Roman" w:hAnsi="Times New Roman" w:cs="Times New Roman"/>
          <w:sz w:val="24"/>
          <w:szCs w:val="24"/>
          <w:lang w:val="en-AU"/>
        </w:rPr>
        <w:t xml:space="preserve"> and that </w:t>
      </w:r>
      <w:r w:rsidRPr="00235BC3">
        <w:rPr>
          <w:rFonts w:ascii="Times New Roman" w:hAnsi="Times New Roman" w:cs="Times New Roman"/>
          <w:sz w:val="24"/>
          <w:szCs w:val="24"/>
          <w:lang w:val="en-AU"/>
        </w:rPr>
        <w:t>local factors</w:t>
      </w:r>
      <w:r w:rsidR="00B20CF1">
        <w:rPr>
          <w:rFonts w:ascii="Times New Roman" w:hAnsi="Times New Roman" w:cs="Times New Roman"/>
          <w:sz w:val="24"/>
          <w:szCs w:val="24"/>
          <w:lang w:val="en-AU"/>
        </w:rPr>
        <w:t xml:space="preserve"> predominantly shape the danger layer</w:t>
      </w:r>
      <w:r w:rsidRPr="00235BC3">
        <w:rPr>
          <w:rFonts w:ascii="Times New Roman" w:hAnsi="Times New Roman" w:cs="Times New Roman"/>
          <w:sz w:val="24"/>
          <w:szCs w:val="24"/>
          <w:lang w:val="en-AU"/>
        </w:rPr>
        <w:t xml:space="preserve">. </w:t>
      </w:r>
      <w:r w:rsidR="005D5FB1" w:rsidRPr="00235BC3">
        <w:rPr>
          <w:rFonts w:ascii="Times New Roman" w:hAnsi="Times New Roman" w:cs="Times New Roman"/>
          <w:sz w:val="24"/>
          <w:szCs w:val="24"/>
          <w:lang w:val="en-AU"/>
        </w:rPr>
        <w:t>Speed increase</w:t>
      </w:r>
      <w:r w:rsidR="00B20CF1">
        <w:rPr>
          <w:rFonts w:ascii="Times New Roman" w:hAnsi="Times New Roman" w:cs="Times New Roman"/>
          <w:sz w:val="24"/>
          <w:szCs w:val="24"/>
          <w:lang w:val="en-AU"/>
        </w:rPr>
        <w:t>d</w:t>
      </w:r>
      <w:r w:rsidR="005D5FB1" w:rsidRPr="00235BC3">
        <w:rPr>
          <w:rFonts w:ascii="Times New Roman" w:hAnsi="Times New Roman" w:cs="Times New Roman"/>
          <w:sz w:val="24"/>
          <w:szCs w:val="24"/>
          <w:lang w:val="en-AU"/>
        </w:rPr>
        <w:t xml:space="preserve"> </w:t>
      </w:r>
      <w:r w:rsidR="00680633">
        <w:rPr>
          <w:rFonts w:ascii="Times New Roman" w:hAnsi="Times New Roman" w:cs="Times New Roman"/>
          <w:sz w:val="24"/>
          <w:szCs w:val="24"/>
          <w:lang w:val="en-AU"/>
        </w:rPr>
        <w:t xml:space="preserve">risk </w:t>
      </w:r>
      <w:r w:rsidR="005D5FB1" w:rsidRPr="00235BC3">
        <w:rPr>
          <w:rFonts w:ascii="Times New Roman" w:hAnsi="Times New Roman" w:cs="Times New Roman"/>
          <w:sz w:val="24"/>
          <w:szCs w:val="24"/>
          <w:lang w:val="en-AU"/>
        </w:rPr>
        <w:t xml:space="preserve">for all </w:t>
      </w:r>
      <w:r w:rsidR="00A36D1B" w:rsidRPr="00235BC3">
        <w:rPr>
          <w:rFonts w:ascii="Times New Roman" w:hAnsi="Times New Roman" w:cs="Times New Roman"/>
          <w:sz w:val="24"/>
          <w:szCs w:val="24"/>
          <w:lang w:val="en-AU"/>
        </w:rPr>
        <w:t xml:space="preserve">but </w:t>
      </w:r>
      <w:r w:rsidR="00633F5B">
        <w:rPr>
          <w:rFonts w:ascii="Times New Roman" w:hAnsi="Times New Roman" w:cs="Times New Roman"/>
          <w:sz w:val="24"/>
          <w:szCs w:val="24"/>
          <w:lang w:val="en-AU"/>
        </w:rPr>
        <w:t>Red deer and Wild boar</w:t>
      </w:r>
      <w:r w:rsidR="00A36D1B" w:rsidRPr="00235BC3">
        <w:rPr>
          <w:rFonts w:ascii="Times New Roman" w:hAnsi="Times New Roman" w:cs="Times New Roman"/>
          <w:sz w:val="24"/>
          <w:szCs w:val="24"/>
          <w:lang w:val="en-AU"/>
        </w:rPr>
        <w:t xml:space="preserve"> </w:t>
      </w:r>
      <w:r w:rsidR="005D5FB1" w:rsidRPr="00235BC3">
        <w:rPr>
          <w:rFonts w:ascii="Times New Roman" w:hAnsi="Times New Roman" w:cs="Times New Roman"/>
          <w:sz w:val="24"/>
          <w:szCs w:val="24"/>
          <w:lang w:val="en-AU"/>
        </w:rPr>
        <w:t>(Fig. 5b</w:t>
      </w:r>
      <w:r w:rsidR="005D5FB1" w:rsidRPr="006970BC">
        <w:rPr>
          <w:rFonts w:ascii="Times New Roman" w:hAnsi="Times New Roman" w:cs="Times New Roman"/>
          <w:sz w:val="24"/>
          <w:szCs w:val="24"/>
          <w:lang w:val="en-GB"/>
        </w:rPr>
        <w:t xml:space="preserve">). </w:t>
      </w:r>
      <w:r w:rsidRPr="00235BC3">
        <w:rPr>
          <w:rFonts w:ascii="Times New Roman" w:hAnsi="Times New Roman" w:cs="Times New Roman"/>
          <w:sz w:val="24"/>
          <w:szCs w:val="24"/>
          <w:lang w:val="en-AU"/>
        </w:rPr>
        <w:t xml:space="preserve">Wild boar collisions occurred </w:t>
      </w:r>
      <w:r w:rsidR="005D5FB1" w:rsidRPr="00235BC3">
        <w:rPr>
          <w:rFonts w:ascii="Times New Roman" w:hAnsi="Times New Roman" w:cs="Times New Roman"/>
          <w:sz w:val="24"/>
          <w:szCs w:val="24"/>
          <w:lang w:val="en-AU"/>
        </w:rPr>
        <w:t xml:space="preserve">in areas with more intense traffic, whereas </w:t>
      </w:r>
      <w:r w:rsidRPr="00235BC3">
        <w:rPr>
          <w:rFonts w:ascii="Times New Roman" w:hAnsi="Times New Roman" w:cs="Times New Roman"/>
          <w:sz w:val="24"/>
          <w:szCs w:val="24"/>
          <w:lang w:val="en-AU"/>
        </w:rPr>
        <w:t xml:space="preserve">roadkill risk for European badger and hare </w:t>
      </w:r>
      <w:r w:rsidR="005D5FB1" w:rsidRPr="00235BC3">
        <w:rPr>
          <w:rFonts w:ascii="Times New Roman" w:hAnsi="Times New Roman" w:cs="Times New Roman"/>
          <w:sz w:val="24"/>
          <w:szCs w:val="24"/>
          <w:lang w:val="en-AU"/>
        </w:rPr>
        <w:t xml:space="preserve">were negatively correlated with traffic intensity (Fig. 5c). Distance to water </w:t>
      </w:r>
      <w:r w:rsidR="0045657E" w:rsidRPr="00235BC3">
        <w:rPr>
          <w:rFonts w:ascii="Times New Roman" w:hAnsi="Times New Roman" w:cs="Times New Roman"/>
          <w:sz w:val="24"/>
          <w:szCs w:val="24"/>
          <w:lang w:val="en-AU"/>
        </w:rPr>
        <w:t xml:space="preserve">and </w:t>
      </w:r>
      <w:r w:rsidR="005D5FB1" w:rsidRPr="00235BC3">
        <w:rPr>
          <w:rFonts w:ascii="Times New Roman" w:hAnsi="Times New Roman" w:cs="Times New Roman"/>
          <w:sz w:val="24"/>
          <w:szCs w:val="24"/>
          <w:lang w:val="en-AU"/>
        </w:rPr>
        <w:t xml:space="preserve">proximity to vegetation had </w:t>
      </w:r>
      <w:r w:rsidR="00ED5316">
        <w:rPr>
          <w:rFonts w:ascii="Times New Roman" w:hAnsi="Times New Roman" w:cs="Times New Roman"/>
          <w:sz w:val="24"/>
          <w:szCs w:val="24"/>
          <w:lang w:val="en-AU"/>
        </w:rPr>
        <w:t>idiosyncratic</w:t>
      </w:r>
      <w:r w:rsidR="005D5FB1" w:rsidRPr="00235BC3">
        <w:rPr>
          <w:rFonts w:ascii="Times New Roman" w:hAnsi="Times New Roman" w:cs="Times New Roman"/>
          <w:sz w:val="24"/>
          <w:szCs w:val="24"/>
          <w:lang w:val="en-AU"/>
        </w:rPr>
        <w:t xml:space="preserve"> effects</w:t>
      </w:r>
      <w:r w:rsidR="00862CCE">
        <w:rPr>
          <w:rFonts w:ascii="Times New Roman" w:hAnsi="Times New Roman" w:cs="Times New Roman"/>
          <w:sz w:val="24"/>
          <w:szCs w:val="24"/>
          <w:lang w:val="en-AU"/>
        </w:rPr>
        <w:t xml:space="preserve"> with no clear biological interpretation</w:t>
      </w:r>
      <w:r w:rsidR="00E137C4" w:rsidRPr="00E137C4">
        <w:rPr>
          <w:lang w:val="en-GB"/>
        </w:rPr>
        <w:t xml:space="preserve"> </w:t>
      </w:r>
      <w:r w:rsidR="005D5FB1" w:rsidRPr="00235BC3">
        <w:rPr>
          <w:rFonts w:ascii="Times New Roman" w:hAnsi="Times New Roman" w:cs="Times New Roman"/>
          <w:sz w:val="24"/>
          <w:szCs w:val="24"/>
          <w:lang w:val="en-AU"/>
        </w:rPr>
        <w:t>(Fig. 5d and 5e).</w:t>
      </w:r>
    </w:p>
    <w:p w14:paraId="681D8728" w14:textId="77777777" w:rsidR="006970BC" w:rsidRDefault="006970BC" w:rsidP="00235BC3">
      <w:pPr>
        <w:spacing w:line="480" w:lineRule="auto"/>
        <w:jc w:val="both"/>
        <w:rPr>
          <w:rFonts w:ascii="Times New Roman" w:hAnsi="Times New Roman" w:cs="Times New Roman"/>
          <w:sz w:val="24"/>
          <w:szCs w:val="24"/>
          <w:lang w:val="en-AU"/>
        </w:rPr>
      </w:pPr>
    </w:p>
    <w:p w14:paraId="5015ED20" w14:textId="2D4CBF31" w:rsidR="006970BC" w:rsidRDefault="006970BC" w:rsidP="00235BC3">
      <w:pPr>
        <w:spacing w:line="480" w:lineRule="auto"/>
        <w:jc w:val="both"/>
        <w:rPr>
          <w:rFonts w:ascii="Times New Roman" w:hAnsi="Times New Roman" w:cs="Times New Roman"/>
          <w:sz w:val="24"/>
          <w:szCs w:val="24"/>
          <w:lang w:val="en-AU"/>
        </w:rPr>
      </w:pPr>
    </w:p>
    <w:p w14:paraId="4C71565A" w14:textId="77777777" w:rsidR="006970BC" w:rsidRPr="00235BC3" w:rsidRDefault="006970BC" w:rsidP="00235BC3">
      <w:pPr>
        <w:spacing w:line="480" w:lineRule="auto"/>
        <w:jc w:val="both"/>
        <w:rPr>
          <w:rFonts w:ascii="Times New Roman" w:hAnsi="Times New Roman" w:cs="Times New Roman"/>
          <w:iCs/>
          <w:sz w:val="24"/>
          <w:szCs w:val="24"/>
          <w:lang w:val="en-AU"/>
        </w:rPr>
      </w:pPr>
    </w:p>
    <w:p w14:paraId="40A7238E" w14:textId="33F9652E" w:rsidR="00C4715F" w:rsidRPr="006C2E7E" w:rsidRDefault="006C2E7E" w:rsidP="00235BC3">
      <w:pPr>
        <w:spacing w:after="0" w:line="480" w:lineRule="auto"/>
        <w:jc w:val="center"/>
        <w:rPr>
          <w:rFonts w:ascii="Times New Roman" w:hAnsi="Times New Roman" w:cs="Times New Roman"/>
          <w:iCs/>
          <w:sz w:val="24"/>
          <w:szCs w:val="24"/>
          <w:lang w:val="en-AU"/>
        </w:rPr>
      </w:pPr>
      <w:r>
        <w:rPr>
          <w:noProof/>
        </w:rPr>
        <w:lastRenderedPageBreak/>
        <w:drawing>
          <wp:inline distT="0" distB="0" distL="0" distR="0" wp14:anchorId="5C122972" wp14:editId="322894DC">
            <wp:extent cx="5759450" cy="3839845"/>
            <wp:effectExtent l="0" t="0" r="0" b="8255"/>
            <wp:docPr id="1252496296" name="Image 1" descr="Une image contenant texte, diagramm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96296" name="Image 1" descr="Une image contenant texte, diagramme, capture d’écran, nombre&#10;&#10;Le contenu généré par l’IA peut êtr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03EDEF8C" w14:textId="739F616B" w:rsidR="00981F1B" w:rsidRPr="00E15515" w:rsidRDefault="00981F1B"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 xml:space="preserve">Figure 4. </w:t>
      </w:r>
      <w:r w:rsidR="0049392B" w:rsidRPr="00235BC3">
        <w:rPr>
          <w:rFonts w:ascii="Times New Roman" w:hAnsi="Times New Roman" w:cs="Times New Roman"/>
          <w:iCs/>
          <w:sz w:val="24"/>
          <w:szCs w:val="24"/>
          <w:lang w:val="en-GB"/>
        </w:rPr>
        <w:t>Effect sizes and 95% credibility intervals for the exposure model. All variables were scaled to have a mean of 0 and a standard deviation of 1. Blue, black, and red bars represent positive, non-significant, and negative relationships, respectively, based on whether the posterior probability that the corresponding parameter was greater (or lower) than 0 exceeded 0.95.</w:t>
      </w:r>
      <w:r w:rsidR="00793787">
        <w:rPr>
          <w:rFonts w:ascii="Times New Roman" w:hAnsi="Times New Roman" w:cs="Times New Roman"/>
          <w:iCs/>
          <w:sz w:val="24"/>
          <w:szCs w:val="24"/>
          <w:lang w:val="en-GB"/>
        </w:rPr>
        <w:t xml:space="preserve"> </w:t>
      </w:r>
    </w:p>
    <w:p w14:paraId="2775CAA4" w14:textId="77777777" w:rsidR="00A3074F" w:rsidRPr="00E15515" w:rsidRDefault="00A3074F" w:rsidP="00235BC3">
      <w:pPr>
        <w:spacing w:after="0" w:line="480" w:lineRule="auto"/>
        <w:jc w:val="both"/>
        <w:rPr>
          <w:rFonts w:ascii="Times New Roman" w:hAnsi="Times New Roman" w:cs="Times New Roman"/>
          <w:iCs/>
          <w:sz w:val="24"/>
          <w:szCs w:val="24"/>
          <w:highlight w:val="yellow"/>
          <w:lang w:val="en-GB"/>
        </w:rPr>
      </w:pPr>
    </w:p>
    <w:p w14:paraId="242E2CAA" w14:textId="68BAC147" w:rsidR="00C4715F" w:rsidRPr="00235BC3" w:rsidRDefault="001F3D34" w:rsidP="00235BC3">
      <w:pPr>
        <w:spacing w:after="0" w:line="480" w:lineRule="auto"/>
        <w:jc w:val="center"/>
        <w:rPr>
          <w:rFonts w:ascii="Times New Roman" w:hAnsi="Times New Roman" w:cs="Times New Roman"/>
          <w:i/>
          <w:sz w:val="24"/>
          <w:szCs w:val="24"/>
          <w:lang w:val="en-AU"/>
        </w:rPr>
      </w:pPr>
      <w:r>
        <w:rPr>
          <w:noProof/>
        </w:rPr>
        <w:lastRenderedPageBreak/>
        <w:drawing>
          <wp:inline distT="0" distB="0" distL="0" distR="0" wp14:anchorId="5F95C1E5" wp14:editId="57D2E019">
            <wp:extent cx="5759450" cy="3839845"/>
            <wp:effectExtent l="0" t="0" r="0" b="8255"/>
            <wp:docPr id="574371443" name="Image 2"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71443" name="Image 2" descr="Une image contenant texte, capture d’écran, diagramme, Plan&#10;&#10;Le contenu généré par l’IA peut êtr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1A7440EA" w14:textId="666605CB" w:rsidR="00C4715F" w:rsidRPr="00235BC3" w:rsidRDefault="00C4715F" w:rsidP="00235BC3">
      <w:pPr>
        <w:spacing w:after="0" w:line="480" w:lineRule="auto"/>
        <w:jc w:val="both"/>
        <w:rPr>
          <w:rFonts w:ascii="Times New Roman" w:hAnsi="Times New Roman" w:cs="Times New Roman"/>
          <w:b/>
          <w:bCs/>
          <w:iCs/>
          <w:sz w:val="24"/>
          <w:szCs w:val="24"/>
          <w:lang w:val="en-GB"/>
        </w:rPr>
      </w:pPr>
      <w:r w:rsidRPr="00235BC3">
        <w:rPr>
          <w:rFonts w:ascii="Times New Roman" w:hAnsi="Times New Roman" w:cs="Times New Roman"/>
          <w:b/>
          <w:bCs/>
          <w:iCs/>
          <w:sz w:val="24"/>
          <w:szCs w:val="24"/>
          <w:lang w:val="en-GB"/>
        </w:rPr>
        <w:t xml:space="preserve">Figure 5. </w:t>
      </w:r>
      <w:r w:rsidR="000963E4" w:rsidRPr="00235BC3">
        <w:rPr>
          <w:rFonts w:ascii="Times New Roman" w:hAnsi="Times New Roman" w:cs="Times New Roman"/>
          <w:iCs/>
          <w:sz w:val="24"/>
          <w:szCs w:val="24"/>
          <w:lang w:val="en-GB"/>
        </w:rPr>
        <w:t>Effect sizes and 95% credibility intervals for the risk model</w:t>
      </w:r>
      <w:r w:rsidR="0045657E" w:rsidRPr="00235BC3">
        <w:rPr>
          <w:rFonts w:ascii="Times New Roman" w:hAnsi="Times New Roman" w:cs="Times New Roman"/>
          <w:iCs/>
          <w:sz w:val="24"/>
          <w:szCs w:val="24"/>
          <w:lang w:val="en-GB"/>
        </w:rPr>
        <w:t xml:space="preserve"> based on the 100 posterior medians – one for each posterior sample of the exposure model</w:t>
      </w:r>
      <w:r w:rsidR="000963E4" w:rsidRPr="00235BC3">
        <w:rPr>
          <w:rFonts w:ascii="Times New Roman" w:hAnsi="Times New Roman" w:cs="Times New Roman"/>
          <w:iCs/>
          <w:sz w:val="24"/>
          <w:szCs w:val="24"/>
          <w:lang w:val="en-GB"/>
        </w:rPr>
        <w:t xml:space="preserve">. All variables were scaled to </w:t>
      </w:r>
      <w:r w:rsidR="001F3D34">
        <w:rPr>
          <w:rFonts w:ascii="Times New Roman" w:hAnsi="Times New Roman" w:cs="Times New Roman"/>
          <w:iCs/>
          <w:sz w:val="24"/>
          <w:szCs w:val="24"/>
          <w:lang w:val="en-GB"/>
        </w:rPr>
        <w:t xml:space="preserve">a </w:t>
      </w:r>
      <w:r w:rsidR="000963E4" w:rsidRPr="00235BC3">
        <w:rPr>
          <w:rFonts w:ascii="Times New Roman" w:hAnsi="Times New Roman" w:cs="Times New Roman"/>
          <w:iCs/>
          <w:sz w:val="24"/>
          <w:szCs w:val="24"/>
          <w:lang w:val="en-GB"/>
        </w:rPr>
        <w:t xml:space="preserve"> 0</w:t>
      </w:r>
      <w:r w:rsidR="001F3D34">
        <w:rPr>
          <w:rFonts w:ascii="Times New Roman" w:hAnsi="Times New Roman" w:cs="Times New Roman"/>
          <w:iCs/>
          <w:sz w:val="24"/>
          <w:szCs w:val="24"/>
          <w:lang w:val="en-GB"/>
        </w:rPr>
        <w:t xml:space="preserve"> mean</w:t>
      </w:r>
      <w:r w:rsidR="000963E4" w:rsidRPr="00235BC3">
        <w:rPr>
          <w:rFonts w:ascii="Times New Roman" w:hAnsi="Times New Roman" w:cs="Times New Roman"/>
          <w:iCs/>
          <w:sz w:val="24"/>
          <w:szCs w:val="24"/>
          <w:lang w:val="en-GB"/>
        </w:rPr>
        <w:t xml:space="preserve"> and </w:t>
      </w:r>
      <w:r w:rsidR="001F3D34">
        <w:rPr>
          <w:rFonts w:ascii="Times New Roman" w:hAnsi="Times New Roman" w:cs="Times New Roman"/>
          <w:iCs/>
          <w:sz w:val="24"/>
          <w:szCs w:val="24"/>
          <w:lang w:val="en-GB"/>
        </w:rPr>
        <w:t>unit</w:t>
      </w:r>
      <w:r w:rsidR="000963E4" w:rsidRPr="00235BC3">
        <w:rPr>
          <w:rFonts w:ascii="Times New Roman" w:hAnsi="Times New Roman" w:cs="Times New Roman"/>
          <w:iCs/>
          <w:sz w:val="24"/>
          <w:szCs w:val="24"/>
          <w:lang w:val="en-GB"/>
        </w:rPr>
        <w:t xml:space="preserve"> standard deviation. Blue, black, and red bars represent positive, non-significant, and negative relationships, respectively, based on </w:t>
      </w:r>
      <w:r w:rsidR="0045657E" w:rsidRPr="00235BC3">
        <w:rPr>
          <w:rFonts w:ascii="Times New Roman" w:hAnsi="Times New Roman" w:cs="Times New Roman"/>
          <w:iCs/>
          <w:sz w:val="24"/>
          <w:szCs w:val="24"/>
          <w:lang w:val="en-GB"/>
        </w:rPr>
        <w:t xml:space="preserve">the mean of posterior probabilities over the </w:t>
      </w:r>
      <w:r w:rsidR="000963E4" w:rsidRPr="00235BC3">
        <w:rPr>
          <w:rFonts w:ascii="Times New Roman" w:hAnsi="Times New Roman" w:cs="Times New Roman"/>
          <w:iCs/>
          <w:sz w:val="24"/>
          <w:szCs w:val="24"/>
          <w:lang w:val="en-GB"/>
        </w:rPr>
        <w:t>100 estimates.</w:t>
      </w:r>
    </w:p>
    <w:p w14:paraId="7976D1CB" w14:textId="0AF4E8C5" w:rsidR="009B4264" w:rsidRPr="00235BC3" w:rsidRDefault="009B4264" w:rsidP="00235BC3">
      <w:pPr>
        <w:spacing w:line="480" w:lineRule="auto"/>
        <w:rPr>
          <w:rFonts w:ascii="Times New Roman" w:hAnsi="Times New Roman" w:cs="Times New Roman"/>
          <w:iCs/>
          <w:sz w:val="24"/>
          <w:szCs w:val="24"/>
          <w:lang w:val="en-AU"/>
        </w:rPr>
      </w:pPr>
    </w:p>
    <w:p w14:paraId="75C23883" w14:textId="51C96443" w:rsidR="00C4715F" w:rsidRDefault="009931E1" w:rsidP="00235BC3">
      <w:pPr>
        <w:spacing w:line="480" w:lineRule="auto"/>
        <w:rPr>
          <w:rFonts w:ascii="Times New Roman" w:hAnsi="Times New Roman" w:cs="Times New Roman"/>
          <w:i/>
          <w:sz w:val="24"/>
          <w:szCs w:val="24"/>
          <w:lang w:val="en-AU"/>
        </w:rPr>
      </w:pPr>
      <w:r>
        <w:rPr>
          <w:rFonts w:ascii="Times New Roman" w:hAnsi="Times New Roman" w:cs="Times New Roman"/>
          <w:i/>
          <w:sz w:val="24"/>
          <w:szCs w:val="24"/>
          <w:lang w:val="en-AU"/>
        </w:rPr>
        <w:t xml:space="preserve">Proportion of roadkill variability explained by </w:t>
      </w:r>
      <w:r w:rsidR="00BB212E" w:rsidRPr="00235BC3">
        <w:rPr>
          <w:rFonts w:ascii="Times New Roman" w:hAnsi="Times New Roman" w:cs="Times New Roman"/>
          <w:i/>
          <w:sz w:val="24"/>
          <w:szCs w:val="24"/>
          <w:lang w:val="en-AU"/>
        </w:rPr>
        <w:t xml:space="preserve">covariates </w:t>
      </w:r>
    </w:p>
    <w:p w14:paraId="452ECCB2" w14:textId="77777777" w:rsidR="00AC19F3" w:rsidRPr="00235BC3" w:rsidRDefault="00AC19F3" w:rsidP="00235BC3">
      <w:pPr>
        <w:spacing w:line="480" w:lineRule="auto"/>
        <w:rPr>
          <w:rFonts w:ascii="Times New Roman" w:hAnsi="Times New Roman" w:cs="Times New Roman"/>
          <w:iCs/>
          <w:sz w:val="24"/>
          <w:szCs w:val="24"/>
          <w:lang w:val="en-AU"/>
        </w:rPr>
      </w:pPr>
    </w:p>
    <w:p w14:paraId="3FB67276" w14:textId="6DEB8EC4" w:rsidR="001E2900" w:rsidRPr="00235BC3" w:rsidRDefault="00AD34DE"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An interesting feature of the model </w:t>
      </w:r>
      <w:r w:rsidR="00E137C4">
        <w:rPr>
          <w:rFonts w:ascii="Times New Roman" w:hAnsi="Times New Roman" w:cs="Times New Roman"/>
          <w:sz w:val="24"/>
          <w:szCs w:val="24"/>
          <w:lang w:val="en-AU"/>
        </w:rPr>
        <w:t>l</w:t>
      </w:r>
      <w:r w:rsidRPr="00235BC3">
        <w:rPr>
          <w:rFonts w:ascii="Times New Roman" w:hAnsi="Times New Roman" w:cs="Times New Roman"/>
          <w:sz w:val="24"/>
          <w:szCs w:val="24"/>
          <w:lang w:val="en-AU"/>
        </w:rPr>
        <w:t>i</w:t>
      </w:r>
      <w:r w:rsidR="00E137C4">
        <w:rPr>
          <w:rFonts w:ascii="Times New Roman" w:hAnsi="Times New Roman" w:cs="Times New Roman"/>
          <w:sz w:val="24"/>
          <w:szCs w:val="24"/>
          <w:lang w:val="en-AU"/>
        </w:rPr>
        <w:t>e</w:t>
      </w:r>
      <w:r w:rsidRPr="00235BC3">
        <w:rPr>
          <w:rFonts w:ascii="Times New Roman" w:hAnsi="Times New Roman" w:cs="Times New Roman"/>
          <w:sz w:val="24"/>
          <w:szCs w:val="24"/>
          <w:lang w:val="en-AU"/>
        </w:rPr>
        <w:t>s</w:t>
      </w:r>
      <w:r w:rsidR="00E137C4">
        <w:rPr>
          <w:rFonts w:ascii="Times New Roman" w:hAnsi="Times New Roman" w:cs="Times New Roman"/>
          <w:sz w:val="24"/>
          <w:szCs w:val="24"/>
          <w:lang w:val="en-AU"/>
        </w:rPr>
        <w:t xml:space="preserve"> in</w:t>
      </w:r>
      <w:r w:rsidRPr="00235BC3">
        <w:rPr>
          <w:rFonts w:ascii="Times New Roman" w:hAnsi="Times New Roman" w:cs="Times New Roman"/>
          <w:sz w:val="24"/>
          <w:szCs w:val="24"/>
          <w:lang w:val="en-AU"/>
        </w:rPr>
        <w:t xml:space="preserve"> its ability to map the proportion of variability in roadkill </w:t>
      </w:r>
      <w:r w:rsidR="005A6D1F">
        <w:rPr>
          <w:rFonts w:ascii="Times New Roman" w:hAnsi="Times New Roman" w:cs="Times New Roman"/>
          <w:sz w:val="24"/>
          <w:szCs w:val="24"/>
          <w:lang w:val="en-AU"/>
        </w:rPr>
        <w:t xml:space="preserve">risk </w:t>
      </w:r>
      <w:r w:rsidRPr="00235BC3">
        <w:rPr>
          <w:rFonts w:ascii="Times New Roman" w:hAnsi="Times New Roman" w:cs="Times New Roman"/>
          <w:sz w:val="24"/>
          <w:szCs w:val="24"/>
          <w:lang w:val="en-AU"/>
        </w:rPr>
        <w:t xml:space="preserve">explained by the covariates. </w:t>
      </w:r>
      <w:r w:rsidR="00026C4C">
        <w:rPr>
          <w:rFonts w:ascii="Times New Roman" w:hAnsi="Times New Roman" w:cs="Times New Roman"/>
          <w:sz w:val="24"/>
          <w:szCs w:val="24"/>
          <w:lang w:val="en-AU"/>
        </w:rPr>
        <w:t xml:space="preserve">Road segments with high residual variability reflect the failure of </w:t>
      </w:r>
      <w:r w:rsidRPr="00235BC3">
        <w:rPr>
          <w:rFonts w:ascii="Times New Roman" w:hAnsi="Times New Roman" w:cs="Times New Roman"/>
          <w:sz w:val="24"/>
          <w:szCs w:val="24"/>
          <w:lang w:val="en-AU"/>
        </w:rPr>
        <w:t xml:space="preserve">covariates to account for the observed number of </w:t>
      </w:r>
      <w:proofErr w:type="spellStart"/>
      <w:r w:rsidRPr="00235BC3">
        <w:rPr>
          <w:rFonts w:ascii="Times New Roman" w:hAnsi="Times New Roman" w:cs="Times New Roman"/>
          <w:sz w:val="24"/>
          <w:szCs w:val="24"/>
          <w:lang w:val="en-AU"/>
        </w:rPr>
        <w:t>roadkills</w:t>
      </w:r>
      <w:proofErr w:type="spellEnd"/>
      <w:r w:rsidR="00026C4C">
        <w:rPr>
          <w:rFonts w:ascii="Times New Roman" w:hAnsi="Times New Roman" w:cs="Times New Roman"/>
          <w:sz w:val="24"/>
          <w:szCs w:val="24"/>
          <w:lang w:val="en-AU"/>
        </w:rPr>
        <w:t xml:space="preserve"> </w:t>
      </w:r>
      <w:r w:rsidR="00312544">
        <w:rPr>
          <w:rFonts w:ascii="Times New Roman" w:hAnsi="Times New Roman" w:cs="Times New Roman"/>
          <w:sz w:val="24"/>
          <w:szCs w:val="24"/>
          <w:lang w:val="en-AU"/>
        </w:rPr>
        <w:t>(in red on Fig. 6</w:t>
      </w:r>
      <w:r w:rsidR="00084518">
        <w:rPr>
          <w:rFonts w:ascii="Times New Roman" w:hAnsi="Times New Roman" w:cs="Times New Roman"/>
          <w:sz w:val="24"/>
          <w:szCs w:val="24"/>
          <w:lang w:val="en-AU"/>
        </w:rPr>
        <w:t>a</w:t>
      </w:r>
      <w:r w:rsidR="00312544">
        <w:rPr>
          <w:rFonts w:ascii="Times New Roman" w:hAnsi="Times New Roman" w:cs="Times New Roman"/>
          <w:sz w:val="24"/>
          <w:szCs w:val="24"/>
          <w:lang w:val="en-AU"/>
        </w:rPr>
        <w:t xml:space="preserve">). </w:t>
      </w:r>
      <w:r w:rsidR="00102E92">
        <w:rPr>
          <w:rFonts w:ascii="Times New Roman" w:hAnsi="Times New Roman" w:cs="Times New Roman"/>
          <w:sz w:val="24"/>
          <w:szCs w:val="24"/>
          <w:lang w:val="en-AU"/>
        </w:rPr>
        <w:t>The p</w:t>
      </w:r>
      <w:r w:rsidR="008854C0">
        <w:rPr>
          <w:rFonts w:ascii="Times New Roman" w:hAnsi="Times New Roman" w:cs="Times New Roman"/>
          <w:sz w:val="24"/>
          <w:szCs w:val="24"/>
          <w:lang w:val="en-AU"/>
        </w:rPr>
        <w:t xml:space="preserve">roportion of explained variability decreased with </w:t>
      </w:r>
      <w:r w:rsidR="00102E92">
        <w:rPr>
          <w:rFonts w:ascii="Times New Roman" w:hAnsi="Times New Roman" w:cs="Times New Roman"/>
          <w:sz w:val="24"/>
          <w:szCs w:val="24"/>
          <w:lang w:val="en-AU"/>
        </w:rPr>
        <w:t xml:space="preserve">the number of observed </w:t>
      </w:r>
      <w:proofErr w:type="spellStart"/>
      <w:r w:rsidR="00102E92">
        <w:rPr>
          <w:rFonts w:ascii="Times New Roman" w:hAnsi="Times New Roman" w:cs="Times New Roman"/>
          <w:sz w:val="24"/>
          <w:szCs w:val="24"/>
          <w:lang w:val="en-AU"/>
        </w:rPr>
        <w:t>roadkills</w:t>
      </w:r>
      <w:proofErr w:type="spellEnd"/>
      <w:r w:rsidR="00084518">
        <w:rPr>
          <w:rFonts w:ascii="Times New Roman" w:hAnsi="Times New Roman" w:cs="Times New Roman"/>
          <w:sz w:val="24"/>
          <w:szCs w:val="24"/>
          <w:lang w:val="en-AU"/>
        </w:rPr>
        <w:t xml:space="preserve"> (Fig. 6b)</w:t>
      </w:r>
      <w:r w:rsidR="00EB7BE8">
        <w:rPr>
          <w:rFonts w:ascii="Times New Roman" w:hAnsi="Times New Roman" w:cs="Times New Roman"/>
          <w:sz w:val="24"/>
          <w:szCs w:val="24"/>
          <w:lang w:val="en-AU"/>
        </w:rPr>
        <w:t xml:space="preserve">, indicating that our model was good at predicting accurately the main regional risk gradient, but </w:t>
      </w:r>
      <w:r w:rsidR="00EB7BE8">
        <w:rPr>
          <w:rFonts w:ascii="Times New Roman" w:hAnsi="Times New Roman" w:cs="Times New Roman"/>
          <w:sz w:val="24"/>
          <w:szCs w:val="24"/>
          <w:lang w:val="en-AU"/>
        </w:rPr>
        <w:lastRenderedPageBreak/>
        <w:t xml:space="preserve">less so hotspots of increased mortality. </w:t>
      </w:r>
      <w:r w:rsidR="00AC19F3">
        <w:rPr>
          <w:rFonts w:ascii="Times New Roman" w:hAnsi="Times New Roman" w:cs="Times New Roman"/>
          <w:sz w:val="24"/>
          <w:szCs w:val="24"/>
          <w:lang w:val="en-AU"/>
        </w:rPr>
        <w:t xml:space="preserve">Segments with low explained variability thus point road sections </w:t>
      </w:r>
      <w:r w:rsidRPr="00235BC3">
        <w:rPr>
          <w:rFonts w:ascii="Times New Roman" w:hAnsi="Times New Roman" w:cs="Times New Roman"/>
          <w:sz w:val="24"/>
          <w:szCs w:val="24"/>
          <w:lang w:val="en-AU"/>
        </w:rPr>
        <w:t xml:space="preserve">where </w:t>
      </w:r>
      <w:r w:rsidR="00640A69">
        <w:rPr>
          <w:rFonts w:ascii="Times New Roman" w:hAnsi="Times New Roman" w:cs="Times New Roman"/>
          <w:sz w:val="24"/>
          <w:szCs w:val="24"/>
          <w:lang w:val="en-AU"/>
        </w:rPr>
        <w:t xml:space="preserve">dedicated sampling protocols </w:t>
      </w:r>
      <w:r w:rsidR="00AC19F3">
        <w:rPr>
          <w:rFonts w:ascii="Times New Roman" w:hAnsi="Times New Roman" w:cs="Times New Roman"/>
          <w:sz w:val="24"/>
          <w:szCs w:val="24"/>
          <w:lang w:val="en-AU"/>
        </w:rPr>
        <w:t xml:space="preserve">would be required </w:t>
      </w:r>
      <w:r w:rsidRPr="00235BC3">
        <w:rPr>
          <w:rFonts w:ascii="Times New Roman" w:hAnsi="Times New Roman" w:cs="Times New Roman"/>
          <w:sz w:val="24"/>
          <w:szCs w:val="24"/>
          <w:lang w:val="en-AU"/>
        </w:rPr>
        <w:t xml:space="preserve">to </w:t>
      </w:r>
      <w:r w:rsidR="00AC19F3">
        <w:rPr>
          <w:rFonts w:ascii="Times New Roman" w:hAnsi="Times New Roman" w:cs="Times New Roman"/>
          <w:sz w:val="24"/>
          <w:szCs w:val="24"/>
          <w:lang w:val="en-AU"/>
        </w:rPr>
        <w:t xml:space="preserve">determine </w:t>
      </w:r>
      <w:r w:rsidR="00B73E96">
        <w:rPr>
          <w:rFonts w:ascii="Times New Roman" w:hAnsi="Times New Roman" w:cs="Times New Roman"/>
          <w:sz w:val="24"/>
          <w:szCs w:val="24"/>
          <w:lang w:val="en-AU"/>
        </w:rPr>
        <w:t>local</w:t>
      </w:r>
      <w:r w:rsidRPr="00235BC3">
        <w:rPr>
          <w:rFonts w:ascii="Times New Roman" w:hAnsi="Times New Roman" w:cs="Times New Roman"/>
          <w:sz w:val="24"/>
          <w:szCs w:val="24"/>
          <w:lang w:val="en-AU"/>
        </w:rPr>
        <w:t xml:space="preserve"> </w:t>
      </w:r>
      <w:r w:rsidR="00B73E96">
        <w:rPr>
          <w:rFonts w:ascii="Times New Roman" w:hAnsi="Times New Roman" w:cs="Times New Roman"/>
          <w:sz w:val="24"/>
          <w:szCs w:val="24"/>
          <w:lang w:val="en-AU"/>
        </w:rPr>
        <w:t xml:space="preserve">factors that increase </w:t>
      </w:r>
      <w:r w:rsidR="00640A69">
        <w:rPr>
          <w:rFonts w:ascii="Times New Roman" w:hAnsi="Times New Roman" w:cs="Times New Roman"/>
          <w:sz w:val="24"/>
          <w:szCs w:val="24"/>
          <w:lang w:val="en-AU"/>
        </w:rPr>
        <w:t xml:space="preserve">the </w:t>
      </w:r>
      <w:r w:rsidR="00B73E96">
        <w:rPr>
          <w:rFonts w:ascii="Times New Roman" w:hAnsi="Times New Roman" w:cs="Times New Roman"/>
          <w:sz w:val="24"/>
          <w:szCs w:val="24"/>
          <w:lang w:val="en-AU"/>
        </w:rPr>
        <w:t>collision</w:t>
      </w:r>
      <w:r w:rsidR="00640A69">
        <w:rPr>
          <w:rFonts w:ascii="Times New Roman" w:hAnsi="Times New Roman" w:cs="Times New Roman"/>
          <w:sz w:val="24"/>
          <w:szCs w:val="24"/>
          <w:lang w:val="en-AU"/>
        </w:rPr>
        <w:t xml:space="preserve"> risk</w:t>
      </w:r>
      <w:r w:rsidRPr="00235BC3">
        <w:rPr>
          <w:rFonts w:ascii="Times New Roman" w:hAnsi="Times New Roman" w:cs="Times New Roman"/>
          <w:sz w:val="24"/>
          <w:szCs w:val="24"/>
          <w:lang w:val="en-AU"/>
        </w:rPr>
        <w:t xml:space="preserve">. </w:t>
      </w:r>
    </w:p>
    <w:p w14:paraId="5F082E4B" w14:textId="77777777" w:rsidR="001E2900" w:rsidRPr="00235BC3" w:rsidRDefault="001E2900" w:rsidP="00235BC3">
      <w:pPr>
        <w:spacing w:after="0" w:line="480" w:lineRule="auto"/>
        <w:rPr>
          <w:rFonts w:ascii="Times New Roman" w:hAnsi="Times New Roman" w:cs="Times New Roman"/>
          <w:i/>
          <w:sz w:val="24"/>
          <w:szCs w:val="24"/>
          <w:lang w:val="en-AU"/>
        </w:rPr>
      </w:pPr>
    </w:p>
    <w:p w14:paraId="7015339D" w14:textId="024D9301" w:rsidR="00AB7334" w:rsidRDefault="00BB212E" w:rsidP="00235BC3">
      <w:pPr>
        <w:spacing w:after="0" w:line="480" w:lineRule="auto"/>
        <w:jc w:val="both"/>
        <w:rPr>
          <w:rFonts w:ascii="Times New Roman" w:hAnsi="Times New Roman" w:cs="Times New Roman"/>
          <w:b/>
          <w:bCs/>
          <w:iCs/>
          <w:sz w:val="24"/>
          <w:szCs w:val="24"/>
          <w:lang w:val="en-AU"/>
        </w:rPr>
      </w:pPr>
      <w:r w:rsidRPr="00235BC3">
        <w:rPr>
          <w:rFonts w:ascii="Times New Roman" w:hAnsi="Times New Roman" w:cs="Times New Roman"/>
          <w:i/>
          <w:noProof/>
          <w:sz w:val="24"/>
          <w:szCs w:val="24"/>
          <w:lang w:val="en-AU"/>
        </w:rPr>
        <w:drawing>
          <wp:inline distT="0" distB="0" distL="0" distR="0" wp14:anchorId="314226A1" wp14:editId="05131491">
            <wp:extent cx="3752194" cy="2503118"/>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3675" cy="2504106"/>
                    </a:xfrm>
                    <a:prstGeom prst="rect">
                      <a:avLst/>
                    </a:prstGeom>
                    <a:noFill/>
                    <a:ln>
                      <a:noFill/>
                    </a:ln>
                  </pic:spPr>
                </pic:pic>
              </a:graphicData>
            </a:graphic>
          </wp:inline>
        </w:drawing>
      </w:r>
    </w:p>
    <w:p w14:paraId="06594F2E" w14:textId="4B5390D7" w:rsidR="00AB7334" w:rsidRDefault="00AB7334" w:rsidP="00235BC3">
      <w:pPr>
        <w:spacing w:after="0" w:line="480" w:lineRule="auto"/>
        <w:jc w:val="both"/>
        <w:rPr>
          <w:rFonts w:ascii="Times New Roman" w:hAnsi="Times New Roman" w:cs="Times New Roman"/>
          <w:b/>
          <w:bCs/>
          <w:iCs/>
          <w:sz w:val="24"/>
          <w:szCs w:val="24"/>
          <w:lang w:val="en-AU"/>
        </w:rPr>
      </w:pPr>
      <w:r w:rsidRPr="00235BC3">
        <w:rPr>
          <w:rFonts w:ascii="Times New Roman" w:hAnsi="Times New Roman" w:cs="Times New Roman"/>
          <w:noProof/>
          <w:sz w:val="24"/>
          <w:szCs w:val="24"/>
          <w:lang w:val="en-AU"/>
        </w:rPr>
        <w:drawing>
          <wp:inline distT="0" distB="0" distL="0" distR="0" wp14:anchorId="5FE869F6" wp14:editId="73E3C63A">
            <wp:extent cx="3421366" cy="3421366"/>
            <wp:effectExtent l="0" t="0" r="8255" b="8255"/>
            <wp:docPr id="7" name="Image 7" descr="Une image contenant capture d’écran, ligne, tex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capture d’écran, ligne, texte, diagramme&#10;&#10;Le contenu généré par l’IA peut êtr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7561" cy="3427561"/>
                    </a:xfrm>
                    <a:prstGeom prst="rect">
                      <a:avLst/>
                    </a:prstGeom>
                    <a:noFill/>
                    <a:ln>
                      <a:noFill/>
                    </a:ln>
                  </pic:spPr>
                </pic:pic>
              </a:graphicData>
            </a:graphic>
          </wp:inline>
        </w:drawing>
      </w:r>
    </w:p>
    <w:p w14:paraId="5A159969" w14:textId="7FED5914" w:rsidR="001E2900" w:rsidRPr="009711F2" w:rsidRDefault="00173E88" w:rsidP="00235BC3">
      <w:pPr>
        <w:spacing w:after="0" w:line="480" w:lineRule="auto"/>
        <w:jc w:val="both"/>
        <w:rPr>
          <w:rFonts w:ascii="Times New Roman" w:hAnsi="Times New Roman" w:cs="Times New Roman"/>
          <w:iCs/>
          <w:sz w:val="24"/>
          <w:szCs w:val="24"/>
        </w:rPr>
      </w:pPr>
      <w:r w:rsidRPr="00235BC3">
        <w:rPr>
          <w:rFonts w:ascii="Times New Roman" w:hAnsi="Times New Roman" w:cs="Times New Roman"/>
          <w:b/>
          <w:bCs/>
          <w:iCs/>
          <w:sz w:val="24"/>
          <w:szCs w:val="24"/>
          <w:lang w:val="en-AU"/>
        </w:rPr>
        <w:t xml:space="preserve">Figure </w:t>
      </w:r>
      <w:r w:rsidR="00B10CD3" w:rsidRPr="00235BC3">
        <w:rPr>
          <w:rFonts w:ascii="Times New Roman" w:hAnsi="Times New Roman" w:cs="Times New Roman"/>
          <w:b/>
          <w:bCs/>
          <w:iCs/>
          <w:sz w:val="24"/>
          <w:szCs w:val="24"/>
          <w:lang w:val="en-AU"/>
        </w:rPr>
        <w:t>6</w:t>
      </w:r>
      <w:r w:rsidRPr="00235BC3">
        <w:rPr>
          <w:rFonts w:ascii="Times New Roman" w:hAnsi="Times New Roman" w:cs="Times New Roman"/>
          <w:b/>
          <w:bCs/>
          <w:iCs/>
          <w:sz w:val="24"/>
          <w:szCs w:val="24"/>
          <w:lang w:val="en-AU"/>
        </w:rPr>
        <w:t>.</w:t>
      </w:r>
      <w:r w:rsidRPr="00235BC3">
        <w:rPr>
          <w:rFonts w:ascii="Times New Roman" w:hAnsi="Times New Roman" w:cs="Times New Roman"/>
          <w:iCs/>
          <w:sz w:val="24"/>
          <w:szCs w:val="24"/>
          <w:lang w:val="en-AU"/>
        </w:rPr>
        <w:t xml:space="preserve"> Pr</w:t>
      </w:r>
      <w:r w:rsidR="00D63455" w:rsidRPr="00235BC3">
        <w:rPr>
          <w:rFonts w:ascii="Times New Roman" w:hAnsi="Times New Roman" w:cs="Times New Roman"/>
          <w:iCs/>
          <w:sz w:val="24"/>
          <w:szCs w:val="24"/>
          <w:lang w:val="en-AU"/>
        </w:rPr>
        <w:t xml:space="preserve">oportion of variability in roadkill intensity explained by the five covariates (Exposure, speed, traffic, distance to water and distance to vegetation). </w:t>
      </w:r>
      <w:r w:rsidR="00AB7334">
        <w:rPr>
          <w:rFonts w:ascii="Times New Roman" w:hAnsi="Times New Roman" w:cs="Times New Roman"/>
          <w:iCs/>
          <w:sz w:val="24"/>
          <w:szCs w:val="24"/>
          <w:lang w:val="en-AU"/>
        </w:rPr>
        <w:t>(a) r</w:t>
      </w:r>
      <w:r w:rsidR="00D63455" w:rsidRPr="00235BC3">
        <w:rPr>
          <w:rFonts w:ascii="Times New Roman" w:hAnsi="Times New Roman" w:cs="Times New Roman"/>
          <w:iCs/>
          <w:sz w:val="24"/>
          <w:szCs w:val="24"/>
          <w:lang w:val="en-AU"/>
        </w:rPr>
        <w:t xml:space="preserve">ed regions indicate that the covariates poorly explained the pattern of </w:t>
      </w:r>
      <w:proofErr w:type="spellStart"/>
      <w:r w:rsidR="00D63455" w:rsidRPr="00235BC3">
        <w:rPr>
          <w:rFonts w:ascii="Times New Roman" w:hAnsi="Times New Roman" w:cs="Times New Roman"/>
          <w:iCs/>
          <w:sz w:val="24"/>
          <w:szCs w:val="24"/>
          <w:lang w:val="en-AU"/>
        </w:rPr>
        <w:t>roadkills</w:t>
      </w:r>
      <w:proofErr w:type="spellEnd"/>
      <w:r w:rsidR="00D63455" w:rsidRPr="00235BC3">
        <w:rPr>
          <w:rFonts w:ascii="Times New Roman" w:hAnsi="Times New Roman" w:cs="Times New Roman"/>
          <w:iCs/>
          <w:sz w:val="24"/>
          <w:szCs w:val="24"/>
          <w:lang w:val="en-AU"/>
        </w:rPr>
        <w:t xml:space="preserve">. </w:t>
      </w:r>
      <w:r w:rsidR="00AB7334">
        <w:rPr>
          <w:rFonts w:ascii="Times New Roman" w:hAnsi="Times New Roman" w:cs="Times New Roman"/>
          <w:iCs/>
          <w:sz w:val="24"/>
          <w:szCs w:val="24"/>
          <w:lang w:val="en-AU"/>
        </w:rPr>
        <w:t xml:space="preserve">Records </w:t>
      </w:r>
      <w:r w:rsidR="00D63455" w:rsidRPr="00235BC3">
        <w:rPr>
          <w:rFonts w:ascii="Times New Roman" w:hAnsi="Times New Roman" w:cs="Times New Roman"/>
          <w:iCs/>
          <w:sz w:val="24"/>
          <w:szCs w:val="24"/>
          <w:lang w:val="en-AU"/>
        </w:rPr>
        <w:t xml:space="preserve">are indicated by the black </w:t>
      </w:r>
      <w:r w:rsidR="00D63455" w:rsidRPr="00235BC3">
        <w:rPr>
          <w:rFonts w:ascii="Times New Roman" w:hAnsi="Times New Roman" w:cs="Times New Roman"/>
          <w:iCs/>
          <w:sz w:val="24"/>
          <w:szCs w:val="24"/>
          <w:lang w:val="en-AU"/>
        </w:rPr>
        <w:lastRenderedPageBreak/>
        <w:t xml:space="preserve">dots. </w:t>
      </w:r>
      <w:r w:rsidR="00AB7334">
        <w:rPr>
          <w:rFonts w:ascii="Times New Roman" w:hAnsi="Times New Roman" w:cs="Times New Roman"/>
          <w:iCs/>
          <w:sz w:val="24"/>
          <w:szCs w:val="24"/>
          <w:lang w:val="en-GB"/>
        </w:rPr>
        <w:t>(b)</w:t>
      </w:r>
      <w:r w:rsidR="001E2900" w:rsidRPr="00235BC3">
        <w:rPr>
          <w:rFonts w:ascii="Times New Roman" w:hAnsi="Times New Roman" w:cs="Times New Roman"/>
          <w:iCs/>
          <w:sz w:val="24"/>
          <w:szCs w:val="24"/>
          <w:lang w:val="en-AU"/>
        </w:rPr>
        <w:t xml:space="preserve"> </w:t>
      </w:r>
      <w:r w:rsidR="001E2900" w:rsidRPr="00235BC3">
        <w:rPr>
          <w:rFonts w:ascii="Times New Roman" w:hAnsi="Times New Roman" w:cs="Times New Roman"/>
          <w:sz w:val="24"/>
          <w:szCs w:val="24"/>
          <w:lang w:val="en-AU"/>
        </w:rPr>
        <w:t xml:space="preserve">Relationship </w:t>
      </w:r>
      <w:r w:rsidR="00AB75F9">
        <w:rPr>
          <w:rFonts w:ascii="Times New Roman" w:hAnsi="Times New Roman" w:cs="Times New Roman"/>
          <w:sz w:val="24"/>
          <w:szCs w:val="24"/>
          <w:lang w:val="en-AU"/>
        </w:rPr>
        <w:t xml:space="preserve">with </w:t>
      </w:r>
      <w:r w:rsidR="001E2900" w:rsidRPr="00235BC3">
        <w:rPr>
          <w:rFonts w:ascii="Times New Roman" w:hAnsi="Times New Roman" w:cs="Times New Roman"/>
          <w:sz w:val="24"/>
          <w:szCs w:val="24"/>
          <w:lang w:val="en-AU"/>
        </w:rPr>
        <w:t>the observed number of roadkill</w:t>
      </w:r>
      <w:r w:rsidR="00A27273">
        <w:rPr>
          <w:rFonts w:ascii="Times New Roman" w:hAnsi="Times New Roman" w:cs="Times New Roman"/>
          <w:sz w:val="24"/>
          <w:szCs w:val="24"/>
          <w:lang w:val="en-AU"/>
        </w:rPr>
        <w:t xml:space="preserve">, with a </w:t>
      </w:r>
      <w:r w:rsidR="002F4C07">
        <w:rPr>
          <w:rFonts w:ascii="Times New Roman" w:hAnsi="Times New Roman" w:cs="Times New Roman"/>
          <w:sz w:val="24"/>
          <w:szCs w:val="24"/>
          <w:lang w:val="en-AU"/>
        </w:rPr>
        <w:t xml:space="preserve">smoother </w:t>
      </w:r>
      <w:r w:rsidR="00A27273">
        <w:rPr>
          <w:rFonts w:ascii="Times New Roman" w:hAnsi="Times New Roman" w:cs="Times New Roman"/>
          <w:sz w:val="24"/>
          <w:szCs w:val="24"/>
          <w:lang w:val="en-AU"/>
        </w:rPr>
        <w:t>and its 95% confidence interval</w:t>
      </w:r>
      <w:r w:rsidR="001E2900" w:rsidRPr="00235BC3">
        <w:rPr>
          <w:rFonts w:ascii="Times New Roman" w:hAnsi="Times New Roman" w:cs="Times New Roman"/>
          <w:sz w:val="24"/>
          <w:szCs w:val="24"/>
          <w:lang w:val="en-AU"/>
        </w:rPr>
        <w:t>.</w:t>
      </w:r>
      <w:r w:rsidR="001E2900" w:rsidRPr="00235BC3">
        <w:rPr>
          <w:rFonts w:ascii="Times New Roman" w:hAnsi="Times New Roman" w:cs="Times New Roman"/>
          <w:iCs/>
          <w:sz w:val="24"/>
          <w:szCs w:val="24"/>
          <w:lang w:val="en-AU"/>
        </w:rPr>
        <w:t xml:space="preserve"> </w:t>
      </w:r>
      <w:r w:rsidR="002E2312">
        <w:rPr>
          <w:rFonts w:ascii="Times New Roman" w:hAnsi="Times New Roman" w:cs="Times New Roman"/>
          <w:iCs/>
          <w:sz w:val="24"/>
          <w:szCs w:val="24"/>
          <w:lang w:val="en-AU"/>
        </w:rPr>
        <w:t xml:space="preserve">These figures refer to Roe deer, </w:t>
      </w:r>
      <w:r w:rsidR="002E2312">
        <w:rPr>
          <w:rFonts w:ascii="Times New Roman" w:hAnsi="Times New Roman" w:cs="Times New Roman"/>
          <w:iCs/>
          <w:sz w:val="24"/>
          <w:szCs w:val="24"/>
          <w:lang w:val="en-GB"/>
        </w:rPr>
        <w:t>s</w:t>
      </w:r>
      <w:r w:rsidR="00370C75" w:rsidRPr="00235BC3">
        <w:rPr>
          <w:rFonts w:ascii="Times New Roman" w:hAnsi="Times New Roman" w:cs="Times New Roman"/>
          <w:iCs/>
          <w:sz w:val="24"/>
          <w:szCs w:val="24"/>
          <w:lang w:val="en-GB"/>
        </w:rPr>
        <w:t xml:space="preserve">ee appendix </w:t>
      </w:r>
      <w:r w:rsidR="00370C75" w:rsidRPr="00B74785">
        <w:rPr>
          <w:rFonts w:ascii="Times New Roman" w:hAnsi="Times New Roman" w:cs="Times New Roman"/>
          <w:iCs/>
          <w:sz w:val="24"/>
          <w:szCs w:val="24"/>
          <w:lang w:val="en-GB"/>
        </w:rPr>
        <w:t>SM1</w:t>
      </w:r>
      <w:r w:rsidR="00370C75" w:rsidRPr="00235BC3">
        <w:rPr>
          <w:rFonts w:ascii="Times New Roman" w:hAnsi="Times New Roman" w:cs="Times New Roman"/>
          <w:iCs/>
          <w:sz w:val="24"/>
          <w:szCs w:val="24"/>
          <w:lang w:val="en-GB"/>
        </w:rPr>
        <w:t xml:space="preserve"> for similar plots on the other species</w:t>
      </w:r>
      <w:r w:rsidR="00370C75" w:rsidRPr="009711F2">
        <w:rPr>
          <w:rFonts w:ascii="Times New Roman" w:hAnsi="Times New Roman" w:cs="Times New Roman"/>
          <w:iCs/>
          <w:sz w:val="24"/>
          <w:szCs w:val="24"/>
          <w:highlight w:val="yellow"/>
          <w:lang w:val="en-GB"/>
        </w:rPr>
        <w:t>.</w:t>
      </w:r>
      <w:r w:rsidR="009711F2" w:rsidRPr="009711F2">
        <w:rPr>
          <w:rFonts w:ascii="Times New Roman" w:hAnsi="Times New Roman" w:cs="Times New Roman"/>
          <w:iCs/>
          <w:sz w:val="24"/>
          <w:szCs w:val="24"/>
          <w:highlight w:val="yellow"/>
          <w:lang w:val="en-GB"/>
        </w:rPr>
        <w:t xml:space="preserve"> </w:t>
      </w:r>
      <w:r w:rsidR="009711F2" w:rsidRPr="009711F2">
        <w:rPr>
          <w:rFonts w:ascii="Times New Roman" w:hAnsi="Times New Roman" w:cs="Times New Roman"/>
          <w:iCs/>
          <w:sz w:val="24"/>
          <w:szCs w:val="24"/>
          <w:highlight w:val="yellow"/>
        </w:rPr>
        <w:t>[+ Julien est ce que ce ne serait pas plus pertinent de renverser la figure ?]</w:t>
      </w:r>
    </w:p>
    <w:p w14:paraId="0FA7B5E2" w14:textId="77777777" w:rsidR="00672751" w:rsidRPr="009711F2" w:rsidRDefault="00672751" w:rsidP="00235BC3">
      <w:pPr>
        <w:spacing w:after="0" w:line="480" w:lineRule="auto"/>
        <w:rPr>
          <w:rFonts w:ascii="Times New Roman" w:hAnsi="Times New Roman" w:cs="Times New Roman"/>
          <w:iCs/>
          <w:sz w:val="24"/>
          <w:szCs w:val="24"/>
        </w:rPr>
      </w:pPr>
    </w:p>
    <w:p w14:paraId="5F91F936" w14:textId="388A7CF8" w:rsidR="0058139E" w:rsidRPr="001B3EB0" w:rsidRDefault="00DF7B13" w:rsidP="00235BC3">
      <w:pPr>
        <w:spacing w:line="480" w:lineRule="auto"/>
        <w:rPr>
          <w:rFonts w:ascii="Times New Roman" w:hAnsi="Times New Roman" w:cs="Times New Roman"/>
          <w:b/>
          <w:sz w:val="24"/>
          <w:szCs w:val="24"/>
          <w:lang w:val="en-AU"/>
        </w:rPr>
      </w:pPr>
      <w:r w:rsidRPr="001B3EB0">
        <w:rPr>
          <w:rFonts w:ascii="Times New Roman" w:hAnsi="Times New Roman" w:cs="Times New Roman"/>
          <w:b/>
          <w:sz w:val="24"/>
          <w:szCs w:val="24"/>
          <w:lang w:val="en-AU"/>
        </w:rPr>
        <w:t>Discussion</w:t>
      </w:r>
    </w:p>
    <w:p w14:paraId="77DFFC45" w14:textId="77777777" w:rsidR="00AB0BAF" w:rsidRPr="001B3EB0" w:rsidRDefault="00AB0BAF" w:rsidP="00235BC3">
      <w:pPr>
        <w:spacing w:line="480" w:lineRule="auto"/>
        <w:rPr>
          <w:rFonts w:ascii="Times New Roman" w:hAnsi="Times New Roman" w:cs="Times New Roman"/>
          <w:i/>
          <w:sz w:val="24"/>
          <w:szCs w:val="24"/>
          <w:lang w:val="en-AU"/>
        </w:rPr>
      </w:pPr>
    </w:p>
    <w:p w14:paraId="156867F7" w14:textId="3122CFDA" w:rsidR="002C04B8" w:rsidRPr="002C04B8" w:rsidRDefault="002C04B8" w:rsidP="00235BC3">
      <w:pPr>
        <w:spacing w:line="480" w:lineRule="auto"/>
        <w:rPr>
          <w:rFonts w:ascii="Times New Roman" w:hAnsi="Times New Roman" w:cs="Times New Roman"/>
          <w:iCs/>
          <w:sz w:val="24"/>
          <w:szCs w:val="24"/>
          <w:lang w:val="en-GB"/>
        </w:rPr>
      </w:pPr>
      <w:r>
        <w:rPr>
          <w:rFonts w:ascii="Times New Roman" w:hAnsi="Times New Roman" w:cs="Times New Roman"/>
          <w:iCs/>
          <w:sz w:val="24"/>
          <w:szCs w:val="24"/>
          <w:lang w:val="en-GB"/>
        </w:rPr>
        <w:t>Opportunistic records have become a key resource for biodiversity assessment [</w:t>
      </w:r>
      <w:r w:rsidRPr="00AB0BAF">
        <w:rPr>
          <w:rFonts w:ascii="Times New Roman" w:hAnsi="Times New Roman" w:cs="Times New Roman"/>
          <w:iCs/>
          <w:sz w:val="24"/>
          <w:szCs w:val="24"/>
          <w:highlight w:val="yellow"/>
          <w:lang w:val="en-GB"/>
        </w:rPr>
        <w:t>REF</w:t>
      </w:r>
      <w:r>
        <w:rPr>
          <w:rFonts w:ascii="Times New Roman" w:hAnsi="Times New Roman" w:cs="Times New Roman"/>
          <w:iCs/>
          <w:sz w:val="24"/>
          <w:szCs w:val="24"/>
          <w:lang w:val="en-GB"/>
        </w:rPr>
        <w:t xml:space="preserve">], but the biases inherent to the absence of sampling protocol </w:t>
      </w:r>
      <w:r w:rsidR="005B2F24">
        <w:rPr>
          <w:rFonts w:ascii="Times New Roman" w:hAnsi="Times New Roman" w:cs="Times New Roman"/>
          <w:iCs/>
          <w:sz w:val="24"/>
          <w:szCs w:val="24"/>
          <w:lang w:val="en-GB"/>
        </w:rPr>
        <w:t xml:space="preserve">require cautious modelling to avoid </w:t>
      </w:r>
      <w:r>
        <w:rPr>
          <w:rFonts w:ascii="Times New Roman" w:hAnsi="Times New Roman" w:cs="Times New Roman"/>
          <w:iCs/>
          <w:sz w:val="24"/>
          <w:szCs w:val="24"/>
          <w:lang w:val="en-GB"/>
        </w:rPr>
        <w:t>misleading predictions in spatial or temporal models [</w:t>
      </w:r>
      <w:r w:rsidRPr="00AB0BAF">
        <w:rPr>
          <w:rFonts w:ascii="Times New Roman" w:hAnsi="Times New Roman" w:cs="Times New Roman"/>
          <w:iCs/>
          <w:sz w:val="24"/>
          <w:szCs w:val="24"/>
          <w:highlight w:val="yellow"/>
          <w:lang w:val="en-GB"/>
        </w:rPr>
        <w:t>REF</w:t>
      </w:r>
      <w:r>
        <w:rPr>
          <w:rFonts w:ascii="Times New Roman" w:hAnsi="Times New Roman" w:cs="Times New Roman"/>
          <w:iCs/>
          <w:sz w:val="24"/>
          <w:szCs w:val="24"/>
          <w:lang w:val="en-GB"/>
        </w:rPr>
        <w:t xml:space="preserve">]. </w:t>
      </w:r>
      <w:r w:rsidR="005B2F24">
        <w:rPr>
          <w:rFonts w:ascii="Times New Roman" w:hAnsi="Times New Roman" w:cs="Times New Roman"/>
          <w:iCs/>
          <w:sz w:val="24"/>
          <w:szCs w:val="24"/>
          <w:lang w:val="en-GB"/>
        </w:rPr>
        <w:t xml:space="preserve">This is specifically critical when operational decision on ecological </w:t>
      </w:r>
      <w:r w:rsidR="00187B85">
        <w:rPr>
          <w:rFonts w:ascii="Times New Roman" w:hAnsi="Times New Roman" w:cs="Times New Roman"/>
          <w:iCs/>
          <w:sz w:val="24"/>
          <w:szCs w:val="24"/>
          <w:lang w:val="en-GB"/>
        </w:rPr>
        <w:t xml:space="preserve">management </w:t>
      </w:r>
      <w:r w:rsidR="005B2F24">
        <w:rPr>
          <w:rFonts w:ascii="Times New Roman" w:hAnsi="Times New Roman" w:cs="Times New Roman"/>
          <w:iCs/>
          <w:sz w:val="24"/>
          <w:szCs w:val="24"/>
          <w:lang w:val="en-GB"/>
        </w:rPr>
        <w:t>relies on model-based spatial planning [</w:t>
      </w:r>
      <w:r w:rsidR="005B2F24" w:rsidRPr="00AB0BAF">
        <w:rPr>
          <w:rFonts w:ascii="Times New Roman" w:hAnsi="Times New Roman" w:cs="Times New Roman"/>
          <w:iCs/>
          <w:sz w:val="24"/>
          <w:szCs w:val="24"/>
          <w:highlight w:val="yellow"/>
          <w:lang w:val="en-GB"/>
        </w:rPr>
        <w:t>REF</w:t>
      </w:r>
      <w:r w:rsidR="005B2F24">
        <w:rPr>
          <w:rFonts w:ascii="Times New Roman" w:hAnsi="Times New Roman" w:cs="Times New Roman"/>
          <w:iCs/>
          <w:sz w:val="24"/>
          <w:szCs w:val="24"/>
          <w:lang w:val="en-GB"/>
        </w:rPr>
        <w:t xml:space="preserve">]. </w:t>
      </w:r>
      <w:r w:rsidR="00187B85">
        <w:rPr>
          <w:rFonts w:ascii="Times New Roman" w:hAnsi="Times New Roman" w:cs="Times New Roman"/>
          <w:iCs/>
          <w:sz w:val="24"/>
          <w:szCs w:val="24"/>
          <w:lang w:val="en-GB"/>
        </w:rPr>
        <w:t xml:space="preserve">Here, we focused on the wildlife roadkill risk both due to its multiple consequences for both biodiversity conservation and public safety, and because assessment of its spatial distribution at a regional scale can hardly be performed on the basis of protocoled data only. We showed that our risk model structure applied to a regional road network returned biologically realistic patterns, with satisfactory fit and spatial predictive performance. </w:t>
      </w:r>
      <w:r w:rsidR="006262D2">
        <w:rPr>
          <w:rFonts w:ascii="Times New Roman" w:hAnsi="Times New Roman" w:cs="Times New Roman"/>
          <w:iCs/>
          <w:sz w:val="24"/>
          <w:szCs w:val="24"/>
          <w:lang w:val="en-GB"/>
        </w:rPr>
        <w:t>As compared with most pre-existing statistical predictions of regional roadkill patterns</w:t>
      </w:r>
      <w:r w:rsidR="00482952">
        <w:rPr>
          <w:rFonts w:ascii="Times New Roman" w:hAnsi="Times New Roman" w:cs="Times New Roman"/>
          <w:iCs/>
          <w:sz w:val="24"/>
          <w:szCs w:val="24"/>
          <w:lang w:val="en-GB"/>
        </w:rPr>
        <w:t>, our model structure clarifies the respective roles of covariates associated with exposure and dange</w:t>
      </w:r>
      <w:r w:rsidR="006262D2">
        <w:rPr>
          <w:rFonts w:ascii="Times New Roman" w:hAnsi="Times New Roman" w:cs="Times New Roman"/>
          <w:iCs/>
          <w:sz w:val="24"/>
          <w:szCs w:val="24"/>
          <w:lang w:val="en-GB"/>
        </w:rPr>
        <w:t>r</w:t>
      </w:r>
      <w:r w:rsidR="00482952">
        <w:rPr>
          <w:rFonts w:ascii="Times New Roman" w:hAnsi="Times New Roman" w:cs="Times New Roman"/>
          <w:iCs/>
          <w:sz w:val="24"/>
          <w:szCs w:val="24"/>
          <w:lang w:val="en-GB"/>
        </w:rPr>
        <w:t>,</w:t>
      </w:r>
      <w:r w:rsidR="006262D2">
        <w:rPr>
          <w:rFonts w:ascii="Times New Roman" w:hAnsi="Times New Roman" w:cs="Times New Roman"/>
          <w:iCs/>
          <w:sz w:val="24"/>
          <w:szCs w:val="24"/>
          <w:lang w:val="en-GB"/>
        </w:rPr>
        <w:t xml:space="preserve"> and accounts for </w:t>
      </w:r>
      <w:r w:rsidR="00AB0BAF">
        <w:rPr>
          <w:rFonts w:ascii="Times New Roman" w:hAnsi="Times New Roman" w:cs="Times New Roman"/>
          <w:iCs/>
          <w:sz w:val="24"/>
          <w:szCs w:val="24"/>
          <w:lang w:val="en-GB"/>
        </w:rPr>
        <w:t xml:space="preserve">sampling heterogeneities and </w:t>
      </w:r>
      <w:r w:rsidR="006262D2">
        <w:rPr>
          <w:rFonts w:ascii="Times New Roman" w:hAnsi="Times New Roman" w:cs="Times New Roman"/>
          <w:iCs/>
          <w:sz w:val="24"/>
          <w:szCs w:val="24"/>
          <w:lang w:val="en-GB"/>
        </w:rPr>
        <w:t>residual spatial variation in a more realistic way.</w:t>
      </w:r>
      <w:r w:rsidR="00AB0BAF">
        <w:rPr>
          <w:rFonts w:ascii="Times New Roman" w:hAnsi="Times New Roman" w:cs="Times New Roman"/>
          <w:iCs/>
          <w:sz w:val="24"/>
          <w:szCs w:val="24"/>
          <w:lang w:val="en-GB"/>
        </w:rPr>
        <w:t xml:space="preserve"> </w:t>
      </w:r>
    </w:p>
    <w:p w14:paraId="203E8EC4" w14:textId="77777777" w:rsidR="002C04B8" w:rsidRDefault="002C04B8" w:rsidP="00235BC3">
      <w:pPr>
        <w:spacing w:line="480" w:lineRule="auto"/>
        <w:rPr>
          <w:rFonts w:ascii="Times New Roman" w:hAnsi="Times New Roman" w:cs="Times New Roman"/>
          <w:iCs/>
          <w:sz w:val="24"/>
          <w:szCs w:val="24"/>
          <w:lang w:val="en-GB"/>
        </w:rPr>
      </w:pPr>
    </w:p>
    <w:p w14:paraId="66A19400" w14:textId="6AE89711" w:rsidR="00AB0BAF" w:rsidRDefault="00AB0BAF" w:rsidP="00235BC3">
      <w:pPr>
        <w:spacing w:line="480" w:lineRule="auto"/>
        <w:rPr>
          <w:rFonts w:ascii="Times New Roman" w:hAnsi="Times New Roman" w:cs="Times New Roman"/>
          <w:iCs/>
          <w:sz w:val="24"/>
          <w:szCs w:val="24"/>
          <w:lang w:val="en-GB"/>
        </w:rPr>
      </w:pPr>
      <w:r>
        <w:rPr>
          <w:rFonts w:ascii="Times New Roman" w:hAnsi="Times New Roman" w:cs="Times New Roman"/>
          <w:iCs/>
          <w:sz w:val="24"/>
          <w:szCs w:val="24"/>
          <w:lang w:val="en-GB"/>
        </w:rPr>
        <w:t>A key outcome was the low correlation between the wildlife roadkill risk and species’ occurrence intensity patterns predicted in the exposure layer. This revealed that wildlife-vehicle collision</w:t>
      </w:r>
      <w:r w:rsidR="00BA4EAB">
        <w:rPr>
          <w:rFonts w:ascii="Times New Roman" w:hAnsi="Times New Roman" w:cs="Times New Roman"/>
          <w:iCs/>
          <w:sz w:val="24"/>
          <w:szCs w:val="24"/>
          <w:lang w:val="en-GB"/>
        </w:rPr>
        <w:t>s</w:t>
      </w:r>
      <w:r>
        <w:rPr>
          <w:rFonts w:ascii="Times New Roman" w:hAnsi="Times New Roman" w:cs="Times New Roman"/>
          <w:iCs/>
          <w:sz w:val="24"/>
          <w:szCs w:val="24"/>
          <w:lang w:val="en-GB"/>
        </w:rPr>
        <w:t xml:space="preserve"> </w:t>
      </w:r>
      <w:r w:rsidR="00BA4EAB">
        <w:rPr>
          <w:rFonts w:ascii="Times New Roman" w:hAnsi="Times New Roman" w:cs="Times New Roman"/>
          <w:iCs/>
          <w:sz w:val="24"/>
          <w:szCs w:val="24"/>
          <w:lang w:val="en-GB"/>
        </w:rPr>
        <w:t xml:space="preserve">arise through </w:t>
      </w:r>
      <w:r>
        <w:rPr>
          <w:rFonts w:ascii="Times New Roman" w:hAnsi="Times New Roman" w:cs="Times New Roman"/>
          <w:iCs/>
          <w:sz w:val="24"/>
          <w:szCs w:val="24"/>
          <w:lang w:val="en-GB"/>
        </w:rPr>
        <w:t>more complex processes than a random sampling of species’ spatial distributions</w:t>
      </w:r>
      <w:r w:rsidR="00BA4EAB">
        <w:rPr>
          <w:rFonts w:ascii="Times New Roman" w:hAnsi="Times New Roman" w:cs="Times New Roman"/>
          <w:iCs/>
          <w:sz w:val="24"/>
          <w:szCs w:val="24"/>
          <w:lang w:val="en-GB"/>
        </w:rPr>
        <w:t xml:space="preserve">, a result further enforced by the clear role of speed and other covariates on the danger layer. </w:t>
      </w:r>
      <w:r w:rsidR="00E32E71">
        <w:rPr>
          <w:rFonts w:ascii="Times New Roman" w:hAnsi="Times New Roman" w:cs="Times New Roman"/>
          <w:iCs/>
          <w:sz w:val="24"/>
          <w:szCs w:val="24"/>
          <w:lang w:val="en-GB"/>
        </w:rPr>
        <w:t xml:space="preserve">This conclusion tempers previous studies that proposed </w:t>
      </w:r>
      <w:proofErr w:type="spellStart"/>
      <w:r w:rsidR="00E32E71">
        <w:rPr>
          <w:rFonts w:ascii="Times New Roman" w:hAnsi="Times New Roman" w:cs="Times New Roman"/>
          <w:iCs/>
          <w:sz w:val="24"/>
          <w:szCs w:val="24"/>
          <w:lang w:val="en-GB"/>
        </w:rPr>
        <w:t>roadkills</w:t>
      </w:r>
      <w:proofErr w:type="spellEnd"/>
      <w:r w:rsidR="00E32E71">
        <w:rPr>
          <w:rFonts w:ascii="Times New Roman" w:hAnsi="Times New Roman" w:cs="Times New Roman"/>
          <w:iCs/>
          <w:sz w:val="24"/>
          <w:szCs w:val="24"/>
          <w:lang w:val="en-GB"/>
        </w:rPr>
        <w:t xml:space="preserve"> as a </w:t>
      </w:r>
      <w:r w:rsidR="00E32E71">
        <w:rPr>
          <w:rFonts w:ascii="Times New Roman" w:hAnsi="Times New Roman" w:cs="Times New Roman"/>
          <w:iCs/>
          <w:sz w:val="24"/>
          <w:szCs w:val="24"/>
          <w:lang w:val="en-GB"/>
        </w:rPr>
        <w:lastRenderedPageBreak/>
        <w:t>pragmatic sampling method to assess the distribution of elusive or rare species [</w:t>
      </w:r>
      <w:r w:rsidR="00E32E71" w:rsidRPr="00E32E71">
        <w:rPr>
          <w:rFonts w:ascii="Times New Roman" w:hAnsi="Times New Roman" w:cs="Times New Roman"/>
          <w:iCs/>
          <w:sz w:val="24"/>
          <w:szCs w:val="24"/>
          <w:highlight w:val="yellow"/>
          <w:lang w:val="en-GB"/>
        </w:rPr>
        <w:t>REF</w:t>
      </w:r>
      <w:r w:rsidR="00E32E71">
        <w:rPr>
          <w:rFonts w:ascii="Times New Roman" w:hAnsi="Times New Roman" w:cs="Times New Roman"/>
          <w:iCs/>
          <w:sz w:val="24"/>
          <w:szCs w:val="24"/>
          <w:lang w:val="en-GB"/>
        </w:rPr>
        <w:t>].</w:t>
      </w:r>
      <w:r w:rsidR="003F04E7">
        <w:rPr>
          <w:rFonts w:ascii="Times New Roman" w:hAnsi="Times New Roman" w:cs="Times New Roman"/>
          <w:iCs/>
          <w:sz w:val="24"/>
          <w:szCs w:val="24"/>
          <w:lang w:val="en-GB"/>
        </w:rPr>
        <w:t xml:space="preserve"> Although a roadkill sighting </w:t>
      </w:r>
      <w:r w:rsidR="00DD3B89">
        <w:rPr>
          <w:rFonts w:ascii="Times New Roman" w:hAnsi="Times New Roman" w:cs="Times New Roman"/>
          <w:iCs/>
          <w:sz w:val="24"/>
          <w:szCs w:val="24"/>
          <w:lang w:val="en-GB"/>
        </w:rPr>
        <w:t xml:space="preserve">proves the presence of a given species on a given location, making it potentially effective to assess extent-of-occurrence limits, spatial variations in presence probability may </w:t>
      </w:r>
      <w:r w:rsidR="003F0F7C">
        <w:rPr>
          <w:rFonts w:ascii="Times New Roman" w:hAnsi="Times New Roman" w:cs="Times New Roman"/>
          <w:iCs/>
          <w:sz w:val="24"/>
          <w:szCs w:val="24"/>
          <w:lang w:val="en-GB"/>
        </w:rPr>
        <w:t xml:space="preserve">thus </w:t>
      </w:r>
      <w:r w:rsidR="00DD3B89">
        <w:rPr>
          <w:rFonts w:ascii="Times New Roman" w:hAnsi="Times New Roman" w:cs="Times New Roman"/>
          <w:iCs/>
          <w:sz w:val="24"/>
          <w:szCs w:val="24"/>
          <w:lang w:val="en-GB"/>
        </w:rPr>
        <w:t>not be adequately reflected by the distribution of killed animals along roads</w:t>
      </w:r>
      <w:r w:rsidR="003F0F7C">
        <w:rPr>
          <w:rFonts w:ascii="Times New Roman" w:hAnsi="Times New Roman" w:cs="Times New Roman"/>
          <w:iCs/>
          <w:sz w:val="24"/>
          <w:szCs w:val="24"/>
          <w:lang w:val="en-GB"/>
        </w:rPr>
        <w:t xml:space="preserve">. </w:t>
      </w:r>
      <w:r w:rsidR="00454CD6">
        <w:rPr>
          <w:rFonts w:ascii="Times New Roman" w:hAnsi="Times New Roman" w:cs="Times New Roman"/>
          <w:iCs/>
          <w:sz w:val="24"/>
          <w:szCs w:val="24"/>
          <w:lang w:val="en-GB"/>
        </w:rPr>
        <w:t>Reciprocally, predictive roadkill risk maps issued from models that confound exposure and danger</w:t>
      </w:r>
      <w:r w:rsidR="005A0E29">
        <w:rPr>
          <w:rFonts w:ascii="Times New Roman" w:hAnsi="Times New Roman" w:cs="Times New Roman"/>
          <w:iCs/>
          <w:sz w:val="24"/>
          <w:szCs w:val="24"/>
          <w:lang w:val="en-GB"/>
        </w:rPr>
        <w:t xml:space="preserve"> into a single layer</w:t>
      </w:r>
      <w:r w:rsidR="00454CD6">
        <w:rPr>
          <w:rFonts w:ascii="Times New Roman" w:hAnsi="Times New Roman" w:cs="Times New Roman"/>
          <w:iCs/>
          <w:sz w:val="24"/>
          <w:szCs w:val="24"/>
          <w:lang w:val="en-GB"/>
        </w:rPr>
        <w:t>, as is commonly done [</w:t>
      </w:r>
      <w:r w:rsidR="00454CD6" w:rsidRPr="00454CD6">
        <w:rPr>
          <w:rFonts w:ascii="Times New Roman" w:hAnsi="Times New Roman" w:cs="Times New Roman"/>
          <w:iCs/>
          <w:sz w:val="24"/>
          <w:szCs w:val="24"/>
          <w:highlight w:val="yellow"/>
          <w:lang w:val="en-GB"/>
        </w:rPr>
        <w:t>REF</w:t>
      </w:r>
      <w:r w:rsidR="00454CD6">
        <w:rPr>
          <w:rFonts w:ascii="Times New Roman" w:hAnsi="Times New Roman" w:cs="Times New Roman"/>
          <w:iCs/>
          <w:sz w:val="24"/>
          <w:szCs w:val="24"/>
          <w:lang w:val="en-GB"/>
        </w:rPr>
        <w:t>]</w:t>
      </w:r>
      <w:r w:rsidR="005A0E29">
        <w:rPr>
          <w:rFonts w:ascii="Times New Roman" w:hAnsi="Times New Roman" w:cs="Times New Roman"/>
          <w:iCs/>
          <w:sz w:val="24"/>
          <w:szCs w:val="24"/>
          <w:lang w:val="en-GB"/>
        </w:rPr>
        <w:t xml:space="preserve">, may lead to incorrect inference on covariates and result in inadequate management recommendations. </w:t>
      </w:r>
      <w:r w:rsidR="0098602E">
        <w:rPr>
          <w:rFonts w:ascii="Times New Roman" w:hAnsi="Times New Roman" w:cs="Times New Roman"/>
          <w:iCs/>
          <w:sz w:val="24"/>
          <w:szCs w:val="24"/>
          <w:lang w:val="en-GB"/>
        </w:rPr>
        <w:t xml:space="preserve">Although an explicit risk model design comes at the cost of increased statistical complexity and requires distribution data that may not </w:t>
      </w:r>
      <w:r w:rsidR="00675EC6">
        <w:rPr>
          <w:rFonts w:ascii="Times New Roman" w:hAnsi="Times New Roman" w:cs="Times New Roman"/>
          <w:iCs/>
          <w:sz w:val="24"/>
          <w:szCs w:val="24"/>
          <w:lang w:val="en-GB"/>
        </w:rPr>
        <w:t xml:space="preserve">always </w:t>
      </w:r>
      <w:r w:rsidR="0098602E">
        <w:rPr>
          <w:rFonts w:ascii="Times New Roman" w:hAnsi="Times New Roman" w:cs="Times New Roman"/>
          <w:iCs/>
          <w:sz w:val="24"/>
          <w:szCs w:val="24"/>
          <w:lang w:val="en-GB"/>
        </w:rPr>
        <w:t>be available, we thus propose it as a</w:t>
      </w:r>
      <w:r w:rsidR="00514773">
        <w:rPr>
          <w:rFonts w:ascii="Times New Roman" w:hAnsi="Times New Roman" w:cs="Times New Roman"/>
          <w:iCs/>
          <w:sz w:val="24"/>
          <w:szCs w:val="24"/>
          <w:lang w:val="en-GB"/>
        </w:rPr>
        <w:t xml:space="preserve">n efficient and </w:t>
      </w:r>
      <w:r w:rsidR="0098602E">
        <w:rPr>
          <w:rFonts w:ascii="Times New Roman" w:hAnsi="Times New Roman" w:cs="Times New Roman"/>
          <w:iCs/>
          <w:sz w:val="24"/>
          <w:szCs w:val="24"/>
          <w:lang w:val="en-GB"/>
        </w:rPr>
        <w:t xml:space="preserve">reliable solution </w:t>
      </w:r>
      <w:r w:rsidR="0025107F">
        <w:rPr>
          <w:rFonts w:ascii="Times New Roman" w:hAnsi="Times New Roman" w:cs="Times New Roman"/>
          <w:iCs/>
          <w:sz w:val="24"/>
          <w:szCs w:val="24"/>
          <w:lang w:val="en-GB"/>
        </w:rPr>
        <w:t xml:space="preserve">to construct </w:t>
      </w:r>
      <w:r w:rsidR="0098602E">
        <w:rPr>
          <w:rFonts w:ascii="Times New Roman" w:hAnsi="Times New Roman" w:cs="Times New Roman"/>
          <w:iCs/>
          <w:sz w:val="24"/>
          <w:szCs w:val="24"/>
          <w:lang w:val="en-GB"/>
        </w:rPr>
        <w:t>spatial predictions of the roadkill risk</w:t>
      </w:r>
      <w:r w:rsidR="00514773">
        <w:rPr>
          <w:rFonts w:ascii="Times New Roman" w:hAnsi="Times New Roman" w:cs="Times New Roman"/>
          <w:iCs/>
          <w:sz w:val="24"/>
          <w:szCs w:val="24"/>
          <w:lang w:val="en-GB"/>
        </w:rPr>
        <w:t xml:space="preserve"> </w:t>
      </w:r>
      <w:r w:rsidR="0025107F">
        <w:rPr>
          <w:rFonts w:ascii="Times New Roman" w:hAnsi="Times New Roman" w:cs="Times New Roman"/>
          <w:iCs/>
          <w:sz w:val="24"/>
          <w:szCs w:val="24"/>
          <w:lang w:val="en-GB"/>
        </w:rPr>
        <w:t>for well-documented species</w:t>
      </w:r>
      <w:r w:rsidR="00296765">
        <w:rPr>
          <w:rFonts w:ascii="Times New Roman" w:hAnsi="Times New Roman" w:cs="Times New Roman"/>
          <w:iCs/>
          <w:sz w:val="24"/>
          <w:szCs w:val="24"/>
          <w:lang w:val="en-GB"/>
        </w:rPr>
        <w:t>, such as those used in our study</w:t>
      </w:r>
      <w:r w:rsidR="0098602E">
        <w:rPr>
          <w:rFonts w:ascii="Times New Roman" w:hAnsi="Times New Roman" w:cs="Times New Roman"/>
          <w:iCs/>
          <w:sz w:val="24"/>
          <w:szCs w:val="24"/>
          <w:lang w:val="en-GB"/>
        </w:rPr>
        <w:t xml:space="preserve">. </w:t>
      </w:r>
    </w:p>
    <w:p w14:paraId="55B0034F" w14:textId="11F2F49D" w:rsidR="003F04E7" w:rsidRDefault="003F04E7" w:rsidP="00235BC3">
      <w:pPr>
        <w:spacing w:line="480" w:lineRule="auto"/>
        <w:rPr>
          <w:rFonts w:ascii="Times New Roman" w:hAnsi="Times New Roman" w:cs="Times New Roman"/>
          <w:iCs/>
          <w:sz w:val="24"/>
          <w:szCs w:val="24"/>
          <w:lang w:val="en-GB"/>
        </w:rPr>
      </w:pPr>
    </w:p>
    <w:p w14:paraId="529D6A35" w14:textId="4F6BD4F3" w:rsidR="001310C7" w:rsidRPr="00525907" w:rsidRDefault="00425AB4" w:rsidP="00235BC3">
      <w:pPr>
        <w:spacing w:line="480" w:lineRule="auto"/>
        <w:rPr>
          <w:rFonts w:ascii="Times New Roman" w:hAnsi="Times New Roman" w:cs="Times New Roman"/>
          <w:iCs/>
          <w:sz w:val="24"/>
          <w:szCs w:val="24"/>
          <w:lang w:val="en-GB"/>
        </w:rPr>
      </w:pPr>
      <w:r>
        <w:rPr>
          <w:rFonts w:ascii="Times New Roman" w:hAnsi="Times New Roman" w:cs="Times New Roman"/>
          <w:iCs/>
          <w:sz w:val="24"/>
          <w:szCs w:val="24"/>
          <w:lang w:val="en-GB"/>
        </w:rPr>
        <w:t xml:space="preserve">Overall, our model performed well both in fit and prediction, especially when considering the coarse nature of the data used and the numerous sources of uncertainty implied by opportunistic and semi-protocoled sampling. </w:t>
      </w:r>
      <w:r w:rsidR="00EA198D" w:rsidRPr="00EA198D">
        <w:rPr>
          <w:rFonts w:ascii="Times New Roman" w:hAnsi="Times New Roman" w:cs="Times New Roman"/>
          <w:iCs/>
          <w:sz w:val="24"/>
          <w:szCs w:val="24"/>
          <w:lang w:val="en-AU"/>
        </w:rPr>
        <w:t xml:space="preserve">From a statistical perspective, our hierarchical </w:t>
      </w:r>
      <w:r w:rsidR="00EA198D">
        <w:rPr>
          <w:rFonts w:ascii="Times New Roman" w:hAnsi="Times New Roman" w:cs="Times New Roman"/>
          <w:iCs/>
          <w:sz w:val="24"/>
          <w:szCs w:val="24"/>
          <w:lang w:val="en-AU"/>
        </w:rPr>
        <w:t xml:space="preserve">modelling through </w:t>
      </w:r>
      <w:r w:rsidR="00EA198D" w:rsidRPr="00EA198D">
        <w:rPr>
          <w:rFonts w:ascii="Times New Roman" w:hAnsi="Times New Roman" w:cs="Times New Roman"/>
          <w:iCs/>
          <w:sz w:val="24"/>
          <w:szCs w:val="24"/>
          <w:lang w:val="en-AU"/>
        </w:rPr>
        <w:t xml:space="preserve">decomposition </w:t>
      </w:r>
      <w:r w:rsidR="00EA198D">
        <w:rPr>
          <w:rFonts w:ascii="Times New Roman" w:hAnsi="Times New Roman" w:cs="Times New Roman"/>
          <w:iCs/>
          <w:sz w:val="24"/>
          <w:szCs w:val="24"/>
          <w:lang w:val="en-AU"/>
        </w:rPr>
        <w:t xml:space="preserve">of risk </w:t>
      </w:r>
      <w:r w:rsidR="00EA198D" w:rsidRPr="00EA198D">
        <w:rPr>
          <w:rFonts w:ascii="Times New Roman" w:hAnsi="Times New Roman" w:cs="Times New Roman"/>
          <w:iCs/>
          <w:sz w:val="24"/>
          <w:szCs w:val="24"/>
          <w:lang w:val="en-AU"/>
        </w:rPr>
        <w:t>departs from single-geometry baselines</w:t>
      </w:r>
      <w:r w:rsidR="00EA198D">
        <w:rPr>
          <w:rFonts w:ascii="Times New Roman" w:hAnsi="Times New Roman" w:cs="Times New Roman"/>
          <w:iCs/>
          <w:sz w:val="24"/>
          <w:szCs w:val="24"/>
          <w:lang w:val="en-AU"/>
        </w:rPr>
        <w:t xml:space="preserve"> – </w:t>
      </w:r>
      <w:r w:rsidR="00EA198D" w:rsidRPr="00EA198D">
        <w:rPr>
          <w:rFonts w:ascii="Times New Roman" w:hAnsi="Times New Roman" w:cs="Times New Roman"/>
          <w:iCs/>
          <w:sz w:val="24"/>
          <w:szCs w:val="24"/>
          <w:lang w:val="en-AU"/>
        </w:rPr>
        <w:t>either rasterized 2D LGCPs or network-only point processes</w:t>
      </w:r>
      <w:r w:rsidR="00EA198D">
        <w:rPr>
          <w:rFonts w:ascii="Times New Roman" w:hAnsi="Times New Roman" w:cs="Times New Roman"/>
          <w:iCs/>
          <w:sz w:val="24"/>
          <w:szCs w:val="24"/>
          <w:lang w:val="en-AU"/>
        </w:rPr>
        <w:t xml:space="preserve"> – </w:t>
      </w:r>
      <w:r w:rsidR="00EA198D" w:rsidRPr="00EA198D">
        <w:rPr>
          <w:rFonts w:ascii="Times New Roman" w:hAnsi="Times New Roman" w:cs="Times New Roman"/>
          <w:iCs/>
          <w:sz w:val="24"/>
          <w:szCs w:val="24"/>
          <w:lang w:val="en-AU"/>
        </w:rPr>
        <w:t>by enabling joint inference on coupled layers within the INLA/SPDE framework, which is both stable and computationally scalable for coarse opportunistic data</w:t>
      </w:r>
      <w:r w:rsidR="000C47BB">
        <w:rPr>
          <w:rFonts w:ascii="Times New Roman" w:hAnsi="Times New Roman" w:cs="Times New Roman"/>
          <w:iCs/>
          <w:sz w:val="24"/>
          <w:szCs w:val="24"/>
          <w:lang w:val="en-AU"/>
        </w:rPr>
        <w:t xml:space="preserve"> </w:t>
      </w:r>
      <w:r w:rsidR="000C47BB">
        <w:rPr>
          <w:rFonts w:ascii="Times New Roman" w:hAnsi="Times New Roman" w:cs="Times New Roman"/>
          <w:iCs/>
          <w:sz w:val="24"/>
          <w:szCs w:val="24"/>
          <w:lang w:val="en-AU"/>
        </w:rPr>
        <w:fldChar w:fldCharType="begin"/>
      </w:r>
      <w:r w:rsidR="00D60DDA">
        <w:rPr>
          <w:rFonts w:ascii="Times New Roman" w:hAnsi="Times New Roman" w:cs="Times New Roman"/>
          <w:iCs/>
          <w:sz w:val="24"/>
          <w:szCs w:val="24"/>
          <w:lang w:val="en-AU"/>
        </w:rPr>
        <w:instrText xml:space="preserve"> ADDIN ZOTERO_ITEM CSL_CITATION {"citationID":"2EpEygMl","properties":{"formattedCitation":"(Rue et al. 2009, Lindgren et al. 2011, Baddeley et al. 2015, Bakka et al. 2019a)","plainCitation":"(Rue et al. 2009, Lindgren et al. 2011, Baddeley et al. 2015, Bakka et al. 2019a)","noteIndex":0},"citationItems":[{"id":23386,"uris":["http://zotero.org/users/942300/items/2LRWVPCP"],"itemData":{"id":23386,"type":"article-journal","container-title":"Journal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id":23385,"uris":["http://zotero.org/users/942300/items/I5LGMJNC"],"itemData":{"id":23385,"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id":16089,"uris":["http://zotero.org/users/942300/items/9ID5GEVM"],"itemData":{"id":16089,"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w:instrText>
      </w:r>
      <w:r w:rsidR="00D60DDA" w:rsidRPr="00D60DDA">
        <w:rPr>
          <w:rFonts w:ascii="Times New Roman" w:hAnsi="Times New Roman" w:cs="Times New Roman"/>
          <w:iCs/>
          <w:sz w:val="24"/>
          <w:szCs w:val="24"/>
        </w:rPr>
        <w:instrText xml:space="preserve">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id":50800,"uris":["http://zotero.org/users/942300/items/Q9P4Y63Z"],"itemData":{"id":50800,"type":"article-journal","container-title":"Spatial Statistics","page":"268-283","title":"Spatial modeling with barriers using GRFs and the SPDE approach.","volume":"29","author":[{"family":"Bakka","given":"H"},{"family":"Vanhatalo","given":"J."},{"family":"Illian","given":"J. B."},{"family":"Simpson","given":"D."},{"family":"Rue","given":"H."}],"issued":{"date-parts":[["2019"]]}}}],"schema":"https://github.com/citation-style-language/schema/raw/master/csl-citation.json"} </w:instrText>
      </w:r>
      <w:r w:rsidR="000C47BB">
        <w:rPr>
          <w:rFonts w:ascii="Times New Roman" w:hAnsi="Times New Roman" w:cs="Times New Roman"/>
          <w:iCs/>
          <w:sz w:val="24"/>
          <w:szCs w:val="24"/>
          <w:lang w:val="en-AU"/>
        </w:rPr>
        <w:fldChar w:fldCharType="separate"/>
      </w:r>
      <w:r w:rsidR="00D60DDA" w:rsidRPr="00D60DDA">
        <w:rPr>
          <w:rFonts w:ascii="Times New Roman" w:hAnsi="Times New Roman" w:cs="Times New Roman"/>
          <w:sz w:val="24"/>
        </w:rPr>
        <w:t>(Rue et al. 2009, Lindgren et al. 2011, Baddeley et al. 2015, Bakka et al. 2019a)</w:t>
      </w:r>
      <w:r w:rsidR="000C47BB">
        <w:rPr>
          <w:rFonts w:ascii="Times New Roman" w:hAnsi="Times New Roman" w:cs="Times New Roman"/>
          <w:iCs/>
          <w:sz w:val="24"/>
          <w:szCs w:val="24"/>
          <w:lang w:val="en-AU"/>
        </w:rPr>
        <w:fldChar w:fldCharType="end"/>
      </w:r>
      <w:r w:rsidR="00EA198D" w:rsidRPr="000C47BB">
        <w:rPr>
          <w:rFonts w:ascii="Times New Roman" w:hAnsi="Times New Roman" w:cs="Times New Roman"/>
          <w:iCs/>
          <w:sz w:val="24"/>
          <w:szCs w:val="24"/>
        </w:rPr>
        <w:t xml:space="preserve">. </w:t>
      </w:r>
      <w:r w:rsidR="00F25FAB" w:rsidRPr="00F25FAB">
        <w:rPr>
          <w:rFonts w:ascii="Times New Roman" w:hAnsi="Times New Roman" w:cs="Times New Roman"/>
          <w:iCs/>
          <w:sz w:val="24"/>
          <w:szCs w:val="24"/>
          <w:lang w:val="en-GB"/>
        </w:rPr>
        <w:t>Th</w:t>
      </w:r>
      <w:r w:rsidR="00EA198D">
        <w:rPr>
          <w:rFonts w:ascii="Times New Roman" w:hAnsi="Times New Roman" w:cs="Times New Roman"/>
          <w:iCs/>
          <w:sz w:val="24"/>
          <w:szCs w:val="24"/>
          <w:lang w:val="en-GB"/>
        </w:rPr>
        <w:t>ese</w:t>
      </w:r>
      <w:r w:rsidR="00F25FAB" w:rsidRPr="00F25FAB">
        <w:rPr>
          <w:rFonts w:ascii="Times New Roman" w:hAnsi="Times New Roman" w:cs="Times New Roman"/>
          <w:iCs/>
          <w:sz w:val="24"/>
          <w:szCs w:val="24"/>
          <w:lang w:val="en-GB"/>
        </w:rPr>
        <w:t xml:space="preserve"> result</w:t>
      </w:r>
      <w:r w:rsidR="00EA198D">
        <w:rPr>
          <w:rFonts w:ascii="Times New Roman" w:hAnsi="Times New Roman" w:cs="Times New Roman"/>
          <w:iCs/>
          <w:sz w:val="24"/>
          <w:szCs w:val="24"/>
          <w:lang w:val="en-GB"/>
        </w:rPr>
        <w:t>s</w:t>
      </w:r>
      <w:r w:rsidR="00F25FAB" w:rsidRPr="00F25FAB">
        <w:rPr>
          <w:rFonts w:ascii="Times New Roman" w:hAnsi="Times New Roman" w:cs="Times New Roman"/>
          <w:iCs/>
          <w:sz w:val="24"/>
          <w:szCs w:val="24"/>
          <w:lang w:val="en-GB"/>
        </w:rPr>
        <w:t xml:space="preserve"> enforce the </w:t>
      </w:r>
      <w:r w:rsidR="0009610A">
        <w:rPr>
          <w:rFonts w:ascii="Times New Roman" w:hAnsi="Times New Roman" w:cs="Times New Roman"/>
          <w:iCs/>
          <w:sz w:val="24"/>
          <w:szCs w:val="24"/>
          <w:lang w:val="en-GB"/>
        </w:rPr>
        <w:t xml:space="preserve">credibility </w:t>
      </w:r>
      <w:r w:rsidR="00F25FAB" w:rsidRPr="00F25FAB">
        <w:rPr>
          <w:rFonts w:ascii="Times New Roman" w:hAnsi="Times New Roman" w:cs="Times New Roman"/>
          <w:iCs/>
          <w:sz w:val="24"/>
          <w:szCs w:val="24"/>
          <w:lang w:val="en-GB"/>
        </w:rPr>
        <w:t xml:space="preserve">of our model </w:t>
      </w:r>
      <w:r w:rsidR="0009610A">
        <w:rPr>
          <w:rFonts w:ascii="Times New Roman" w:hAnsi="Times New Roman" w:cs="Times New Roman"/>
          <w:iCs/>
          <w:sz w:val="24"/>
          <w:szCs w:val="24"/>
          <w:lang w:val="en-GB"/>
        </w:rPr>
        <w:t xml:space="preserve">to inform </w:t>
      </w:r>
      <w:r w:rsidR="00F25FAB" w:rsidRPr="00F25FAB">
        <w:rPr>
          <w:rFonts w:ascii="Times New Roman" w:hAnsi="Times New Roman" w:cs="Times New Roman"/>
          <w:iCs/>
          <w:sz w:val="24"/>
          <w:szCs w:val="24"/>
          <w:lang w:val="en-GB"/>
        </w:rPr>
        <w:t xml:space="preserve">regional-level predictive mapping </w:t>
      </w:r>
      <w:r w:rsidR="00F25FAB">
        <w:rPr>
          <w:rFonts w:ascii="Times New Roman" w:hAnsi="Times New Roman" w:cs="Times New Roman"/>
          <w:iCs/>
          <w:sz w:val="24"/>
          <w:szCs w:val="24"/>
          <w:lang w:val="en-GB"/>
        </w:rPr>
        <w:t>in spatial planning policies</w:t>
      </w:r>
      <w:r w:rsidR="00D96CB1">
        <w:rPr>
          <w:rFonts w:ascii="Times New Roman" w:hAnsi="Times New Roman" w:cs="Times New Roman"/>
          <w:iCs/>
          <w:sz w:val="24"/>
          <w:szCs w:val="24"/>
          <w:lang w:val="en-GB"/>
        </w:rPr>
        <w:t xml:space="preserve"> </w:t>
      </w:r>
      <w:r w:rsidR="00D96CB1">
        <w:rPr>
          <w:rFonts w:ascii="Times New Roman" w:hAnsi="Times New Roman" w:cs="Times New Roman"/>
          <w:iCs/>
          <w:sz w:val="24"/>
          <w:szCs w:val="24"/>
          <w:lang w:val="en-GB"/>
        </w:rPr>
        <w:fldChar w:fldCharType="begin"/>
      </w:r>
      <w:r w:rsidR="00D96CB1">
        <w:rPr>
          <w:rFonts w:ascii="Times New Roman" w:hAnsi="Times New Roman" w:cs="Times New Roman"/>
          <w:iCs/>
          <w:sz w:val="24"/>
          <w:szCs w:val="24"/>
          <w:lang w:val="en-GB"/>
        </w:rPr>
        <w:instrText xml:space="preserve"> ADDIN ZOTERO_ITEM CSL_CITATION {"citationID":"ulI6CgvK","properties":{"formattedCitation":"(Luell 2003, Rytwinski et al. 2016b)","plainCitation":"(Luell 2003, Rytwinski et al. 2016b)","noteIndex":0},"citationItems":[{"id":50801,"uris":["http://zotero.org/users/942300/items/B8NVS4M3"],"itemData":{"id":50801,"type":"book","event-place":"Utrecht","ISBN":"978-90-5011-186-7","language":"Anglais","number-of-pages":"176","publisher":"KNNV Uitgeverij","publisher-place":"Utrecht","source":"Amazon","title":"Wildlife and Traffic: A European Handbook for Identifying Conflicts and Designing Solutions","title-short":"Wildlife and Traffic","author":[{"family":"Luell","given":"B."}],"issued":{"date-parts":[["2003"]]}}},{"id":50803,"uris":["http://zotero.org/users/942300/items/Q32Y6SNN"],"itemData":{"id":50803,"type":"article-journal","abstract":"Road traffic kills hundreds of millions of animals every year, posing a critical threat to the populations of many species. To address this problem there are more than forty types of road mitigation measures available that aim to reduce wildlife mortality on roads (road-kill). For road planners, deciding on what mitigation method to use has been problematic because there is little good information about the relative effectiveness of these measures in reducing road-kill, and the costs of these measures vary greatly. We conducted a meta-analysis using data from 50 studies that quantified the relationship between road-kill and a mitigation measure designed to reduce road-kill. Overall, mitigation measures reduce road-kill by 40% compared to controls. Fences, with or without crossing structures, reduce road-kill by 54%. We found no detectable effect on road-kill of crossing structures without fencing. We found that comparatively expensive mitigation measures reduce large mammal road-kill much more than inexpensive measures. For example, the combination of fencing and crossing structures led to an 83% reduction in road-kill of large mammals, compared to a 57% reduction for animal detection systems, and only a 1% for wildlife reflectors. We suggest that inexpensive measures such as reflectors should not be used until and unless their effectiveness is tested using a high-quality experimental approach. Our meta-analysis also highlights the fact that there are insufficient data to answer many of the most pressing questions that road planners ask about the effectiveness of road mitigation measures, such as whether other less common mitigation measures (e.g., measures to reduce traffic volume and/or speed) reduce road mortality, or to what extent the attributes of crossing structures and fences influence their effectiveness. To improve evaluations of mitigation effectiveness, studies should incorporate data collection before the mitigation is applied, and we recommend a minimum study duration of four years for Before-After, and a minimum of either four years or four sites for Before-After-Control-Impact designs.","container-title":"PLOS ONE","DOI":"10.1371/journal.pone.0166941","ISSN":"1932-6203","issue":"11","journalAbbreviation":"PLOS ONE","language":"en","note":"publisher: Public Library of Science","page":"e0166941","source":"PLoS Journals","title":"How Effective Is Road Mitigation at Reducing Road-Kill? A Meta-Analysis","title-short":"How Effective Is Road Mitigation at Reducing Road-Kill?","volume":"11","author":[{"family":"Rytwinski","given":"Trina"},{"family":"Soanes","given":"Kylie"},{"family":"Jaeger","given":"Jochen A. G."},{"family":"Fahrig","given":"Lenore"},{"family":"Findlay","given":"C. Scott"},{"family":"Houlahan","given":"Jeff"},{"family":"Ree","given":"Rodney","dropping-particle":"van der"},{"family":"Grift","given":"Edgar A.","dropping-particle":"van der"}],"issued":{"date-parts":[["2016",11,21]]}}}],"schema":"https://github.com/citation-style-language/schema/raw/master/csl-citation.json"} </w:instrText>
      </w:r>
      <w:r w:rsidR="00D96CB1">
        <w:rPr>
          <w:rFonts w:ascii="Times New Roman" w:hAnsi="Times New Roman" w:cs="Times New Roman"/>
          <w:iCs/>
          <w:sz w:val="24"/>
          <w:szCs w:val="24"/>
          <w:lang w:val="en-GB"/>
        </w:rPr>
        <w:fldChar w:fldCharType="separate"/>
      </w:r>
      <w:r w:rsidR="00D96CB1" w:rsidRPr="00D96CB1">
        <w:rPr>
          <w:rFonts w:ascii="Times New Roman" w:hAnsi="Times New Roman" w:cs="Times New Roman"/>
          <w:sz w:val="24"/>
          <w:lang w:val="en-GB"/>
        </w:rPr>
        <w:t>(Luell 2003, Rytwinski et al. 2016b)</w:t>
      </w:r>
      <w:r w:rsidR="00D96CB1">
        <w:rPr>
          <w:rFonts w:ascii="Times New Roman" w:hAnsi="Times New Roman" w:cs="Times New Roman"/>
          <w:iCs/>
          <w:sz w:val="24"/>
          <w:szCs w:val="24"/>
          <w:lang w:val="en-GB"/>
        </w:rPr>
        <w:fldChar w:fldCharType="end"/>
      </w:r>
      <w:r w:rsidR="00F25FAB">
        <w:rPr>
          <w:rFonts w:ascii="Times New Roman" w:hAnsi="Times New Roman" w:cs="Times New Roman"/>
          <w:iCs/>
          <w:sz w:val="24"/>
          <w:szCs w:val="24"/>
          <w:lang w:val="en-GB"/>
        </w:rPr>
        <w:t xml:space="preserve"> [</w:t>
      </w:r>
      <w:r w:rsidR="00F25FAB" w:rsidRPr="00F25FAB">
        <w:rPr>
          <w:rFonts w:ascii="Times New Roman" w:hAnsi="Times New Roman" w:cs="Times New Roman"/>
          <w:iCs/>
          <w:sz w:val="24"/>
          <w:szCs w:val="24"/>
          <w:highlight w:val="yellow"/>
          <w:lang w:val="en-GB"/>
        </w:rPr>
        <w:t>REF</w:t>
      </w:r>
      <w:r w:rsidR="00F25FAB">
        <w:rPr>
          <w:rFonts w:ascii="Times New Roman" w:hAnsi="Times New Roman" w:cs="Times New Roman"/>
          <w:iCs/>
          <w:sz w:val="24"/>
          <w:szCs w:val="24"/>
          <w:lang w:val="en-GB"/>
        </w:rPr>
        <w:t>],</w:t>
      </w:r>
      <w:r w:rsidR="0009610A">
        <w:rPr>
          <w:rFonts w:ascii="Times New Roman" w:hAnsi="Times New Roman" w:cs="Times New Roman"/>
          <w:iCs/>
          <w:sz w:val="24"/>
          <w:szCs w:val="24"/>
          <w:lang w:val="en-GB"/>
        </w:rPr>
        <w:t xml:space="preserve"> although this comes with several limitations that need to be understood by practitioners. First, </w:t>
      </w:r>
      <w:r w:rsidR="00492DE0">
        <w:rPr>
          <w:rFonts w:ascii="Times New Roman" w:hAnsi="Times New Roman" w:cs="Times New Roman"/>
          <w:iCs/>
          <w:sz w:val="24"/>
          <w:szCs w:val="24"/>
          <w:lang w:val="en-GB"/>
        </w:rPr>
        <w:t>no independent dataset was available to subject our model to the most adequate test of predictive performance possible</w:t>
      </w:r>
      <w:r w:rsidR="00154C31">
        <w:rPr>
          <w:rFonts w:ascii="Times New Roman" w:hAnsi="Times New Roman" w:cs="Times New Roman"/>
          <w:iCs/>
          <w:sz w:val="24"/>
          <w:szCs w:val="24"/>
          <w:lang w:val="en-GB"/>
        </w:rPr>
        <w:t xml:space="preserve"> </w:t>
      </w:r>
      <w:r w:rsidR="00154C31" w:rsidRPr="00154C31">
        <w:rPr>
          <w:rFonts w:ascii="Times New Roman" w:hAnsi="Times New Roman" w:cs="Times New Roman"/>
          <w:iCs/>
          <w:sz w:val="24"/>
          <w:szCs w:val="24"/>
          <w:lang w:val="en-GB"/>
        </w:rPr>
        <w:t>(i.e., out-of-sample/independent validation</w:t>
      </w:r>
      <w:r w:rsidR="00154C31">
        <w:rPr>
          <w:rFonts w:ascii="Times New Roman" w:hAnsi="Times New Roman" w:cs="Times New Roman"/>
          <w:iCs/>
          <w:sz w:val="24"/>
          <w:szCs w:val="24"/>
          <w:lang w:val="en-GB"/>
        </w:rPr>
        <w:t>)</w:t>
      </w:r>
      <w:r w:rsidR="00D96CB1">
        <w:rPr>
          <w:rFonts w:ascii="Times New Roman" w:hAnsi="Times New Roman" w:cs="Times New Roman"/>
          <w:iCs/>
          <w:sz w:val="24"/>
          <w:szCs w:val="24"/>
          <w:lang w:val="en-GB"/>
        </w:rPr>
        <w:t xml:space="preserve"> </w:t>
      </w:r>
      <w:r w:rsidR="00905FFE">
        <w:rPr>
          <w:rFonts w:ascii="Times New Roman" w:hAnsi="Times New Roman" w:cs="Times New Roman"/>
          <w:iCs/>
          <w:sz w:val="24"/>
          <w:szCs w:val="24"/>
          <w:lang w:val="en-GB"/>
        </w:rPr>
        <w:fldChar w:fldCharType="begin"/>
      </w:r>
      <w:r w:rsidR="00905FFE">
        <w:rPr>
          <w:rFonts w:ascii="Times New Roman" w:hAnsi="Times New Roman" w:cs="Times New Roman"/>
          <w:iCs/>
          <w:sz w:val="24"/>
          <w:szCs w:val="24"/>
          <w:lang w:val="en-GB"/>
        </w:rPr>
        <w:instrText xml:space="preserve"> ADDIN ZOTERO_ITEM CSL_CITATION {"citationID":"DCDkFelz","properties":{"formattedCitation":"(Fielding and Bell 1997, Roberts et al. 2017)","plainCitation":"(Fielding and Bell 1997, Roberts et al. 2017)","noteIndex":0},"citationItems":[{"id":50805,"uris":["http://zotero.org/users/942300/items/QBUTR73V"],"itemData":{"id":50805,"type":"article-journal","abstract":"Predicting the distribution of endangered species from habitat data is frequently perceived to be a useful technique. Models that predict the presence or absence of a species are normally judged by the number of prediction errors. These may be of two types: false positives and false negatives. Many of the prediction errors can be traced to ecological processes such as unsaturated habitat and species interactions. Consequently, if prediction errors are not placed in an ecological context the results of the model may be misleading. The simplest, and most widely used, measure of prediction accuracy is the number of correctly classified cases. There are other measures of prediction success that may be more appropriate. Strategies for assessing the causes and costs of these errors are discussed. A range of techniques for measuring error in presence/absence models, including some that are seldom used by ecologists (e.g. ROC plots and cost matrices), are described. A new approach to estimating prediction error, which is based on the spatial characteristics of the errors, is proposed. Thirteen recommendations are made to enable the objective selection of an error assessment technique for ecological presence/absence models.","container-title":"Environmental Conservation","DOI":"10.1017/S0376892997000088","ISSN":"1469-4387, 0376-8929","issue":"1","language":"en","page":"38-49","source":"Cambridge University Press","title":"A review of methods for the assessment of prediction errors in conservation presence/absence models","volume":"24","author":[{"family":"Fielding","given":"Alan H."},{"family":"Bell","given":"John F."}],"issued":{"date-parts":[["1997",3]]}}},{"id":50807,"uris":["http://zotero.org/users/942300/items/2GU2TT94"],"itemData":{"id":50807,"type":"article-journal","abstract":"Ecological data often show temporal, spatial, hierarchical (random effects), or phylogenetic structure. Modern statistical approaches are increasingly accounting for such dependencies. However, when performing cross-validation, these structures are regularly ignored, resulting in serious underestimation of predictive error. One cause for the poor performance of uncorrected (random) cross-validation, noted often by modellers, are dependence structures in the data that persist as dependence structures in model residuals, violating the assumption of independence. Even more concerning, because often overlooked, is that structured data also provides ample opportunity for overfitting with non-causal predictors. This problem can persist even if remedies such as autoregressive models, generalized least squares, or mixed models are used. Block cross-validation, where data are split strategically rather than randomly, can address these issues. However, the blocking strategy must be carefully considered. Blocking in space, time, random effects or phylogenetic distance, while accounting for dependencies in the data, may also unwittingly induce extrapolations by restricting the ranges or combinations of predictor variables available for model training, thus overestimating interpolation errors. On the other hand, deliberate blocking in predictor space may also improve error estimates when extrapolation is the modelling goal. Here, we review the ecological literature on non-random and blocked cross-validation approaches. We also provide a series of simulations and case studies, in which we show that, for all instances tested, block cross-validation is nearly universally more appropriate than random cross-validation if the goal is predicting to new data or predictor space, or for selecting causal predictors. We recommend that block cross-validation be used wherever dependence structures exist in a dataset, even if no correlation structure is visible in the fitted model residuals, or if the fitted models account for such correlations.","container-title":"Ecography","DOI":"10.1111/ecog.02881","ISSN":"1600-0587","issue":"8","language":"en","license":"© 2016 The Authors","note":"_eprint: https://nsojournals.onlinelibrary.wiley.com/doi/pdf/10.1111/ecog.02881","page":"913-929","source":"Wiley Online Library","title":"Cross-validation strategies for data with temporal, spatial, hierarchical, or phylogenetic structure","volume":"40","author":[{"family":"Roberts","given":"David R."},{"family":"Bahn","given":"Volker"},{"family":"Ciuti","given":"Simone"},{"family":"Boyce","given":"Mark S."},{"family":"Elith","given":"Jane"},{"family":"Guillera-Arroita","given":"Gurutzeta"},{"family":"Hauenstein","given":"Severin"},{"family":"Lahoz-Monfort","given":"José J."},{"family":"Schröder","given":"Boris"},{"family":"Thuiller","given":"Wilfried"},{"family":"Warton","given":"David I."},{"family":"Wintle","given":"Brendan A."},{"family":"Hartig","given":"Florian"},{"family":"Dormann","given":"Carsten F."}],"issued":{"date-parts":[["2017"]]}}}],"schema":"https://github.com/citation-style-language/schema/raw/master/csl-citation.json"} </w:instrText>
      </w:r>
      <w:r w:rsidR="00905FFE">
        <w:rPr>
          <w:rFonts w:ascii="Times New Roman" w:hAnsi="Times New Roman" w:cs="Times New Roman"/>
          <w:iCs/>
          <w:sz w:val="24"/>
          <w:szCs w:val="24"/>
          <w:lang w:val="en-GB"/>
        </w:rPr>
        <w:fldChar w:fldCharType="separate"/>
      </w:r>
      <w:r w:rsidR="00905FFE" w:rsidRPr="00905FFE">
        <w:rPr>
          <w:rFonts w:ascii="Times New Roman" w:hAnsi="Times New Roman" w:cs="Times New Roman"/>
          <w:sz w:val="24"/>
          <w:lang w:val="en-GB"/>
        </w:rPr>
        <w:t>(Fielding and Bell 1997, Roberts et al. 2017)</w:t>
      </w:r>
      <w:r w:rsidR="00905FFE">
        <w:rPr>
          <w:rFonts w:ascii="Times New Roman" w:hAnsi="Times New Roman" w:cs="Times New Roman"/>
          <w:iCs/>
          <w:sz w:val="24"/>
          <w:szCs w:val="24"/>
          <w:lang w:val="en-GB"/>
        </w:rPr>
        <w:fldChar w:fldCharType="end"/>
      </w:r>
      <w:r w:rsidR="00FF0389">
        <w:rPr>
          <w:rFonts w:ascii="Times New Roman" w:hAnsi="Times New Roman" w:cs="Times New Roman"/>
          <w:iCs/>
          <w:sz w:val="24"/>
          <w:szCs w:val="24"/>
          <w:lang w:val="en-GB"/>
        </w:rPr>
        <w:t xml:space="preserve">, such that our current evaluation of the model is </w:t>
      </w:r>
      <w:r w:rsidR="00FF0389">
        <w:rPr>
          <w:rFonts w:ascii="Times New Roman" w:hAnsi="Times New Roman" w:cs="Times New Roman"/>
          <w:iCs/>
          <w:sz w:val="24"/>
          <w:szCs w:val="24"/>
          <w:lang w:val="en-GB"/>
        </w:rPr>
        <w:lastRenderedPageBreak/>
        <w:t>conditional to the processes that govern data generation at the regional level. In particular, roadkill data were generated by non-specialist patrols that may not detect and record killed animals with the same efficiency as dedicated operators or expert naturalists. Second, we did not control for the factors that affect carcass detectability, which are spatially structured themselves and may thus bias our perception of spatial risk patterns [</w:t>
      </w:r>
      <w:r w:rsidR="00FF0389" w:rsidRPr="00FF0389">
        <w:rPr>
          <w:rFonts w:ascii="Times New Roman" w:hAnsi="Times New Roman" w:cs="Times New Roman"/>
          <w:iCs/>
          <w:sz w:val="24"/>
          <w:szCs w:val="24"/>
          <w:highlight w:val="yellow"/>
          <w:lang w:val="en-GB"/>
        </w:rPr>
        <w:t xml:space="preserve">REF : </w:t>
      </w:r>
      <w:proofErr w:type="spellStart"/>
      <w:r w:rsidR="00FF0389" w:rsidRPr="00FF0389">
        <w:rPr>
          <w:rFonts w:ascii="Times New Roman" w:hAnsi="Times New Roman" w:cs="Times New Roman"/>
          <w:iCs/>
          <w:sz w:val="24"/>
          <w:szCs w:val="24"/>
          <w:highlight w:val="yellow"/>
          <w:lang w:val="en-GB"/>
        </w:rPr>
        <w:t>Bénard</w:t>
      </w:r>
      <w:proofErr w:type="spellEnd"/>
      <w:r w:rsidR="00FF0389">
        <w:rPr>
          <w:rFonts w:ascii="Times New Roman" w:hAnsi="Times New Roman" w:cs="Times New Roman"/>
          <w:iCs/>
          <w:sz w:val="24"/>
          <w:szCs w:val="24"/>
          <w:lang w:val="en-GB"/>
        </w:rPr>
        <w:t>]</w:t>
      </w:r>
      <w:r w:rsidR="005C2690">
        <w:rPr>
          <w:rFonts w:ascii="Times New Roman" w:hAnsi="Times New Roman" w:cs="Times New Roman"/>
          <w:iCs/>
          <w:sz w:val="24"/>
          <w:szCs w:val="24"/>
          <w:lang w:val="en-GB"/>
        </w:rPr>
        <w:t>.</w:t>
      </w:r>
      <w:r w:rsidR="003D72FB">
        <w:rPr>
          <w:rFonts w:ascii="Times New Roman" w:hAnsi="Times New Roman" w:cs="Times New Roman"/>
          <w:iCs/>
          <w:sz w:val="24"/>
          <w:szCs w:val="24"/>
          <w:lang w:val="en-GB"/>
        </w:rPr>
        <w:t xml:space="preserve"> This issue is probably the most serious one, especially for predictions relative to species that may not die immediately after collisions or that are quickly removed by drivers for safety reasons (such as </w:t>
      </w:r>
      <w:proofErr w:type="spellStart"/>
      <w:r w:rsidR="003D72FB">
        <w:rPr>
          <w:rFonts w:ascii="Times New Roman" w:hAnsi="Times New Roman" w:cs="Times New Roman"/>
          <w:iCs/>
          <w:sz w:val="24"/>
          <w:szCs w:val="24"/>
          <w:lang w:val="en-GB"/>
        </w:rPr>
        <w:t>deers</w:t>
      </w:r>
      <w:proofErr w:type="spellEnd"/>
      <w:r w:rsidR="003D72FB">
        <w:rPr>
          <w:rFonts w:ascii="Times New Roman" w:hAnsi="Times New Roman" w:cs="Times New Roman"/>
          <w:iCs/>
          <w:sz w:val="24"/>
          <w:szCs w:val="24"/>
          <w:lang w:val="en-GB"/>
        </w:rPr>
        <w:t xml:space="preserve"> or wild boar)</w:t>
      </w:r>
      <w:r w:rsidR="00A8007F">
        <w:rPr>
          <w:rFonts w:ascii="Times New Roman" w:hAnsi="Times New Roman" w:cs="Times New Roman"/>
          <w:iCs/>
          <w:sz w:val="24"/>
          <w:szCs w:val="24"/>
          <w:lang w:val="en-GB"/>
        </w:rPr>
        <w:t xml:space="preserve"> </w:t>
      </w:r>
      <w:r w:rsidR="00A8007F">
        <w:rPr>
          <w:rFonts w:ascii="Times New Roman" w:hAnsi="Times New Roman" w:cs="Times New Roman"/>
          <w:iCs/>
          <w:sz w:val="24"/>
          <w:szCs w:val="24"/>
          <w:lang w:val="en-GB"/>
        </w:rPr>
        <w:fldChar w:fldCharType="begin"/>
      </w:r>
      <w:r w:rsidR="00A8007F">
        <w:rPr>
          <w:rFonts w:ascii="Times New Roman" w:hAnsi="Times New Roman" w:cs="Times New Roman"/>
          <w:iCs/>
          <w:sz w:val="24"/>
          <w:szCs w:val="24"/>
          <w:lang w:val="en-GB"/>
        </w:rPr>
        <w:instrText xml:space="preserve"> ADDIN ZOTERO_ITEM CSL_CITATION {"citationID":"vJyD3FCo","properties":{"formattedCitation":"(Ratton et al. 2014, Santos et al. 2015, Menger et al. 2023)","plainCitation":"(Ratton et al. 2014, Santos et al. 2015, Menger et al. 2023)","noteIndex":0},"citationItems":[{"id":50810,"uris":["http://zotero.org/users/942300/items/LF29M9M5"],"itemData":{"id":50810,"type":"article-journal","abstract":"Roadkill studies are typically conducted without regard to the carcass permanency time on the highway, which may lead to underestimation of roadkill data, especially small animals that are quickly removed by scavengers. To evaluate the carcass duration time on the lane and its relation to the roadkill time event, we conducted an experiment comparing the removal rate of small carcasses between different stretches of a highway and stretches of dirt roads. The rates found in the study were considered high, with 89 % of carcasses being removed in the first 24 h and 66 % within 12 h. The removals were high for both road categories but reached their peaks at different periods of the day, being higher during the day on the highway and at night on dirt roads. We believe that removal on the highway is dictated by higher vehicular traffic and mainly by the action of scavenger birds during the day, while on dirt roads, it is due to the action of different opportunistic scavengers during the night.","container-title":"European Journal of Wildlife Research","DOI":"10.1007/s10344-014-0798-z","ISSN":"1439-0574","issue":"3","journalAbbreviation":"Eur J Wildl Res","language":"en","page":"543-546","source":"Springer Link","title":"Carcass permanency time and its implications to the roadkill data","volume":"60","author":[{"family":"Ratton","given":"Pedro"},{"family":"Secco","given":"Helio"},{"family":"Rosa","given":"Clarissa Alves","non-dropping-particle":"da"}],"issued":{"date-parts":[["2014",6,1]]}}},{"id":50812,"uris":["http://zotero.org/users/942300/items/TRQQGT4Y"],"itemData":{"id":50812,"type":"article-journal","abstract":"Although locating wildlife roadkill hotspots is essential to mitigate road impacts, the influence of study design on hotspot identification remains uncertain. We evaluated how sampling frequency affects the accuracy of hotspot identification, using a dataset of vertebrate roadkills (n = 4427) recorded over a year of daily surveys along 37 km of roads. “True” hotspots were identified using this baseline dataset, as the 500-m segments where the number of road-killed vertebrates exceeded the upper 95% confidence limit of the mean, assuming a Poisson distribution of road-kills per segment. “Estimated” hotspots were identified likewise, using datasets representing progressively lower sampling frequencies, which were produced by extracting data from the baseline dataset at appropriate time intervals (1–30 days). Overall, 24.3% of segments were “true” hotspots, concentrating 40.4% of roadkills. For different groups, “true” hotspots accounted from 6.8% (bats) to 29.7% (small birds) of road segments, concentrating from &lt;40% (frogs and toads, snakes) to &gt;60% (lizards, lagomorphs, carnivores) of roadkills. Spatial congruence between “true” and “estimated” hotspots declined rapidly with increasing time interval between surveys, due primarily to increasing false negatives (i.e., missing “true” hotspots). There were also false positives (i.e., wrong “estimated” hotspots), particularly at low sampling frequencies. Spatial accuracy decay with increasing time interval between surveys was higher for smaller-bodied (amphibians, reptiles, small birds, small mammals) than for larger-bodied species (birds of prey, hedgehogs, lagomorphs, carnivores). Results suggest that widely used surveys at weekly or longer intervals may produce poor estimates of roadkill hotspots, particularly for small-bodied species. Surveying daily or at two-day intervals may be required to achieve high accuracy in hotspot identification for multiple species.","container-title":"Journal of Environmental Management","DOI":"10.1016/j.jenvman.2015.07.037","ISSN":"0301-4797","journalAbbreviation":"Journal of Environmental Management","page":"87-95","source":"ScienceDirect","title":"Sampling effects on the identification of roadkill hotspots: Implications for survey design","title-short":"Sampling effects on the identification of roadkill hotspots","volume":"162","author":[{"family":"Santos","given":"Sara M."},{"family":"Marques","given":"J. Tiago"},{"family":"Lourenço","given":"André"},{"family":"Medinas","given":"Denis"},{"family":"Barbosa","given":"A. Márcia"},{"family":"Beja","given":"Pedro"},{"family":"Mira","given":"António"}],"issued":{"date-parts":[["2015",10,1]]}}},{"id":50815,"uris":["http://zotero.org/users/942300/items/BFPISFZL"],"itemData":{"id":50815,"type":"article-journal","abstract":"Context. Accurately estimating wildlife roadkill is necessary to compare different roads, periods, and species, and to plan and assess mitigation effectiveness. We must account for the two main sources of errors associated with carcass sampling – carcass detection and persistence. Open-population models are used to estimate abundance, survival probabilities, and recruitment in living animal populations, accounting for imperfect detection, and they can be used in the context of animal fatalities. Aims. The aim of this study was to explore an open-population approach to estimate comparable roadkill rates from carcass capture–recapture data, accounting for carcass detection and persistence. Methods. We surveyed carcasses of the white-eared opossum (Didelphis albiventris) and black-and-white tegu lizard (Salvator merianae) on four road stretches using two sampling designs with different number of visits and sampling sessions. Carcasses were marked to be recaptured over visits within the same sampling session, resulting in a capture history for each carcass. Encounter history data were modelled using the superpopulation formulation of the open-population capture–recapture model under Bayesian inference for different datasets. A daily roadkill rate per kilometre was derived from the model entry probability estimate. Key results. We estimated a daily roadkill rate with 1501 captures from 447 opossum carcasses and 511 captures from 218 tegu carcasses. For full data, mean carcass detection over the sessions ranged from 0.49 to 0.85 for the opossum and from 0.27 to 0.80 for the tegu, and mean carcass persistence ranged from 0.60 to 0.94 for the opossum and from 0.64 to 0.91 for the tegu. Scenarios with more occasions and captures increased precision of roadkill rates. Conclusions. We were able to explicitly estimate roadkill rates using an open-population capture–recapture model under a Bayesian framework. It provides accurate roadkill numbers for a known time frame and road extension, accounting for imperfect detection and its associated uncertainty. Under scenarios of few carcasses, users should consider a higher number of occasions. Implications. Not addressing carcass sampling errors or simplistically addressing them (e.g. only once during the study period) could mislead mitigation efforts. The approach used here can be used to estimate fatalities in other locations, such as windfarms and powerlines, for which repeated observations of marked carcasses are an option.","container-title":"Wildlife Research","DOI":"10.1071/WR22132","ISSN":"1035-3712, 1448-5494","issue":"1","journalAbbreviation":"wilr","note":"publisher: CSIRO Publishing","source":"bioone.org","title":"Estimating roadkill rates while accounting for carcass detection and persistence using open-population capture–recapture models","URL":"https://bioone.org/journals/wildlife-research/volume-51/issue-1/WR22132/Estimating-roadkill-rates-while-accounting-for-carcass-detection-and-persistence/10.1071/WR22132.full","volume":"51","author":[{"family":"Menger","given":"Talita"},{"family":"Kindel","given":"Andreas"},{"family":"Brack","given":"Ismael Verrastro"}],"accessed":{"date-parts":[["2025",9,17]]},"issued":{"date-parts":[["2023",10]]}}}],"schema":"https://github.com/citation-style-language/schema/raw/master/csl-citation.json"} </w:instrText>
      </w:r>
      <w:r w:rsidR="00A8007F">
        <w:rPr>
          <w:rFonts w:ascii="Times New Roman" w:hAnsi="Times New Roman" w:cs="Times New Roman"/>
          <w:iCs/>
          <w:sz w:val="24"/>
          <w:szCs w:val="24"/>
          <w:lang w:val="en-GB"/>
        </w:rPr>
        <w:fldChar w:fldCharType="separate"/>
      </w:r>
      <w:r w:rsidR="00A8007F" w:rsidRPr="00A8007F">
        <w:rPr>
          <w:rFonts w:ascii="Times New Roman" w:hAnsi="Times New Roman" w:cs="Times New Roman"/>
          <w:sz w:val="24"/>
          <w:lang w:val="en-GB"/>
        </w:rPr>
        <w:t>(Ratton et al. 2014, Santos et al. 2015, Menger et al. 2023)</w:t>
      </w:r>
      <w:r w:rsidR="00A8007F">
        <w:rPr>
          <w:rFonts w:ascii="Times New Roman" w:hAnsi="Times New Roman" w:cs="Times New Roman"/>
          <w:iCs/>
          <w:sz w:val="24"/>
          <w:szCs w:val="24"/>
          <w:lang w:val="en-GB"/>
        </w:rPr>
        <w:fldChar w:fldCharType="end"/>
      </w:r>
      <w:r w:rsidR="003D72FB">
        <w:rPr>
          <w:rFonts w:ascii="Times New Roman" w:hAnsi="Times New Roman" w:cs="Times New Roman"/>
          <w:iCs/>
          <w:sz w:val="24"/>
          <w:szCs w:val="24"/>
          <w:lang w:val="en-GB"/>
        </w:rPr>
        <w:t>. The resulting bias can hardly be controlled without referring to the results of controlled experiments</w:t>
      </w:r>
      <w:r w:rsidR="00251EB9">
        <w:rPr>
          <w:rFonts w:ascii="Times New Roman" w:hAnsi="Times New Roman" w:cs="Times New Roman"/>
          <w:iCs/>
          <w:sz w:val="24"/>
          <w:szCs w:val="24"/>
          <w:lang w:val="en-GB"/>
        </w:rPr>
        <w:t xml:space="preserve"> or repeated sampling protocols</w:t>
      </w:r>
      <w:r w:rsidR="003D72FB">
        <w:rPr>
          <w:rFonts w:ascii="Times New Roman" w:hAnsi="Times New Roman" w:cs="Times New Roman"/>
          <w:iCs/>
          <w:sz w:val="24"/>
          <w:szCs w:val="24"/>
          <w:lang w:val="en-GB"/>
        </w:rPr>
        <w:t xml:space="preserve"> [</w:t>
      </w:r>
      <w:r w:rsidR="003D72FB" w:rsidRPr="003D72FB">
        <w:rPr>
          <w:rFonts w:ascii="Times New Roman" w:hAnsi="Times New Roman" w:cs="Times New Roman"/>
          <w:iCs/>
          <w:sz w:val="24"/>
          <w:szCs w:val="24"/>
          <w:highlight w:val="yellow"/>
          <w:lang w:val="en-GB"/>
        </w:rPr>
        <w:t>REF</w:t>
      </w:r>
      <w:r w:rsidR="003D72FB">
        <w:rPr>
          <w:rFonts w:ascii="Times New Roman" w:hAnsi="Times New Roman" w:cs="Times New Roman"/>
          <w:iCs/>
          <w:sz w:val="24"/>
          <w:szCs w:val="24"/>
          <w:lang w:val="en-GB"/>
        </w:rPr>
        <w:t xml:space="preserve">], which currently lack taxonomic and spatial coverage to be useful in a regional-scale model. </w:t>
      </w:r>
      <w:r w:rsidR="00EA198D">
        <w:rPr>
          <w:rFonts w:ascii="Times New Roman" w:hAnsi="Times New Roman" w:cs="Times New Roman"/>
          <w:iCs/>
          <w:sz w:val="24"/>
          <w:szCs w:val="24"/>
          <w:lang w:val="en-GB"/>
        </w:rPr>
        <w:t>O</w:t>
      </w:r>
      <w:r w:rsidR="00EA198D" w:rsidRPr="00EA198D">
        <w:rPr>
          <w:rFonts w:ascii="Times New Roman" w:hAnsi="Times New Roman" w:cs="Times New Roman"/>
          <w:iCs/>
          <w:sz w:val="24"/>
          <w:szCs w:val="24"/>
          <w:lang w:val="en-GB"/>
        </w:rPr>
        <w:t xml:space="preserve">bservation bias can be addressed in future extensions by </w:t>
      </w:r>
      <w:proofErr w:type="spellStart"/>
      <w:r w:rsidR="00EA198D" w:rsidRPr="00EA198D">
        <w:rPr>
          <w:rFonts w:ascii="Times New Roman" w:hAnsi="Times New Roman" w:cs="Times New Roman"/>
          <w:iCs/>
          <w:sz w:val="24"/>
          <w:szCs w:val="24"/>
          <w:lang w:val="en-GB"/>
        </w:rPr>
        <w:t>modeling</w:t>
      </w:r>
      <w:proofErr w:type="spellEnd"/>
      <w:r w:rsidR="00EA198D" w:rsidRPr="00EA198D">
        <w:rPr>
          <w:rFonts w:ascii="Times New Roman" w:hAnsi="Times New Roman" w:cs="Times New Roman"/>
          <w:iCs/>
          <w:sz w:val="24"/>
          <w:szCs w:val="24"/>
          <w:lang w:val="en-GB"/>
        </w:rPr>
        <w:t xml:space="preserve"> preferential sampling and imperfect detection via an auxiliary thinning/intensity process, consistent with recent methods for bias correction in presence-only and opportunistic data</w:t>
      </w:r>
      <w:r w:rsidR="00A8007F">
        <w:rPr>
          <w:rFonts w:ascii="Times New Roman" w:hAnsi="Times New Roman" w:cs="Times New Roman"/>
          <w:iCs/>
          <w:sz w:val="24"/>
          <w:szCs w:val="24"/>
          <w:lang w:val="en-GB"/>
        </w:rPr>
        <w:t xml:space="preserve"> </w:t>
      </w:r>
      <w:r w:rsidR="00A8007F">
        <w:rPr>
          <w:rFonts w:ascii="Times New Roman" w:hAnsi="Times New Roman" w:cs="Times New Roman"/>
          <w:iCs/>
          <w:sz w:val="24"/>
          <w:szCs w:val="24"/>
          <w:lang w:val="en-GB"/>
        </w:rPr>
        <w:fldChar w:fldCharType="begin"/>
      </w:r>
      <w:r w:rsidR="00A8007F">
        <w:rPr>
          <w:rFonts w:ascii="Times New Roman" w:hAnsi="Times New Roman" w:cs="Times New Roman"/>
          <w:iCs/>
          <w:sz w:val="24"/>
          <w:szCs w:val="24"/>
          <w:lang w:val="en-GB"/>
        </w:rPr>
        <w:instrText xml:space="preserve"> ADDIN ZOTERO_ITEM CSL_CITATION {"citationID":"AZWnXBEo","properties":{"formattedCitation":"(Diggle et al. 2010, Warton et al. 2013)","plainCitation":"(Diggle et al. 2010, Warton et al. 2013)","noteIndex":0},"citationItems":[{"id":50818,"uris":["http://zotero.org/users/942300/items/97THAJQA"],"itemData":{"id":50818,"type":"article-journal","abstract":"Geostatistics involves the fitting of spatially continuous models to spatially discrete data. Preferential sampling arises when the process that determines the data locations and the process being modelled are stochastically dependent. Conventional geostatistical methods assume, if only implicitly, that sampling is non-preferential. However, these methods are often used in situations where sampling is likely to be preferential. For example, in mineral exploration, samples may be concentrated in areas that are thought likely to yield high grade ore. We give a general expression for the likelihood function of preferentially sampled geostatistical data and describe how this can be evaluated approximately by using Monte Carlo methods. We present a model for preferential sampling and demonstrate through simulated examples that ignoring preferential sampling can lead to misleading inferences. We describe an application of the model to a set of biomonitoring data from Galicia, northern Spain, in which making allowance for preferential sampling materially changes the results of the analysis.","container-title":"Journal of the Royal Statistical Society Series C: Applied Statistics","DOI":"10.1111/j.1467-9876.2009.00701.x","issue":"2","page":"191-232","source":"Liverpool School of Tropical Medicine","title":"Geostatistical inference under preferential sampling","volume":"59","author":[{"family":"Diggle","given":"Peter"},{"family":"Menezes","given":"Raquel"},{"family":"Su","given":"Ting","dropping-particle":"li"}],"issued":{"date-parts":[["2010",3,1]]}}},{"id":50816,"uris":["http://zotero.org/users/942300/items/SXP2Y274"],"itemData":{"id":50816,"type":"article-journal","abstract":"Presence-only data, where information is available concerning species presence but not species absence, are subject to bias due to observers being more likely to visit and record sightings at some locations than others (hereafter “observer bias”). In this paper, we describe and evaluate a model-based approach to accounting for observer bias directly – by modelling presence locations as a function of known observer bias variables (such as accessibility variables) in addition to environmental variables, then conditioning on a common level of bias to make predictions of species occurrence free of such observer bias. We implement this idea using point process models with a LASSO penalty, a new presence-only method related to maximum entropy modelling, that implicitly addresses the “pseudo-absence problem” of where to locate pseudo-absences (and how many). The proposed method of bias-correction is evaluated using systematically collected presence/absence data for 62 plant species endemic to the Blue Mountains near Sydney, Australia. It is shown that modelling and controlling for observer bias significantly improves the accuracy of predictions made using presence-only data, and usually improves predictions as compared to pseudo-absence or “inventory” methods of bias correction based on absences from non-target species. Future research will consider the potential for improving the proposed bias-correction approach by estimating the observer bias simultaneously across multiple species.","container-title":"PLOS ONE","DOI":"10.1371/journal.pone.0079168","ISSN":"1932-6203","issue":"11","journalAbbreviation":"PLOS ONE","language":"en","note":"publisher: Public Library of Science","page":"e79168","source":"PLoS Journals","title":"Model-Based Control of Observer Bias for the Analysis of Presence-Only Data in Ecology","volume":"8","author":[{"family":"Warton","given":"David I."},{"family":"Renner","given":"Ian W."},{"family":"Ramp","given":"Daniel"}],"issued":{"date-parts":[["2013",11,18]]}}}],"schema":"https://github.com/citation-style-language/schema/raw/master/csl-citation.json"} </w:instrText>
      </w:r>
      <w:r w:rsidR="00A8007F">
        <w:rPr>
          <w:rFonts w:ascii="Times New Roman" w:hAnsi="Times New Roman" w:cs="Times New Roman"/>
          <w:iCs/>
          <w:sz w:val="24"/>
          <w:szCs w:val="24"/>
          <w:lang w:val="en-GB"/>
        </w:rPr>
        <w:fldChar w:fldCharType="separate"/>
      </w:r>
      <w:r w:rsidR="00A8007F" w:rsidRPr="00BC5F3E">
        <w:rPr>
          <w:rFonts w:ascii="Times New Roman" w:hAnsi="Times New Roman" w:cs="Times New Roman"/>
          <w:sz w:val="24"/>
          <w:lang w:val="en-GB"/>
        </w:rPr>
        <w:t>(Diggle et al. 2010, Warton et al. 2013)</w:t>
      </w:r>
      <w:r w:rsidR="00A8007F">
        <w:rPr>
          <w:rFonts w:ascii="Times New Roman" w:hAnsi="Times New Roman" w:cs="Times New Roman"/>
          <w:iCs/>
          <w:sz w:val="24"/>
          <w:szCs w:val="24"/>
          <w:lang w:val="en-GB"/>
        </w:rPr>
        <w:fldChar w:fldCharType="end"/>
      </w:r>
      <w:r w:rsidR="00EA198D">
        <w:rPr>
          <w:rFonts w:ascii="Times New Roman" w:hAnsi="Times New Roman" w:cs="Times New Roman"/>
          <w:iCs/>
          <w:sz w:val="24"/>
          <w:szCs w:val="24"/>
          <w:lang w:val="en-GB"/>
        </w:rPr>
        <w:t xml:space="preserve">. </w:t>
      </w:r>
      <w:r w:rsidR="00251EB9">
        <w:rPr>
          <w:rFonts w:ascii="Times New Roman" w:hAnsi="Times New Roman" w:cs="Times New Roman"/>
          <w:iCs/>
          <w:sz w:val="24"/>
          <w:szCs w:val="24"/>
          <w:lang w:val="en-GB"/>
        </w:rPr>
        <w:t xml:space="preserve">Third, </w:t>
      </w:r>
      <w:r w:rsidR="004617F3">
        <w:rPr>
          <w:rFonts w:ascii="Times New Roman" w:hAnsi="Times New Roman" w:cs="Times New Roman"/>
          <w:iCs/>
          <w:sz w:val="24"/>
          <w:szCs w:val="24"/>
          <w:lang w:val="en-GB"/>
        </w:rPr>
        <w:t>factors that control collision danger and exposure are temporally structured by seasonality</w:t>
      </w:r>
      <w:r w:rsidR="00BC5F3E">
        <w:rPr>
          <w:rFonts w:ascii="Times New Roman" w:hAnsi="Times New Roman" w:cs="Times New Roman"/>
          <w:iCs/>
          <w:sz w:val="24"/>
          <w:szCs w:val="24"/>
          <w:lang w:val="en-GB"/>
        </w:rPr>
        <w:t xml:space="preserve"> </w:t>
      </w:r>
      <w:r w:rsidR="00BC5F3E">
        <w:rPr>
          <w:rFonts w:ascii="Times New Roman" w:hAnsi="Times New Roman" w:cs="Times New Roman"/>
          <w:iCs/>
          <w:sz w:val="24"/>
          <w:szCs w:val="24"/>
          <w:lang w:val="en-GB"/>
        </w:rPr>
        <w:fldChar w:fldCharType="begin"/>
      </w:r>
      <w:r w:rsidR="00BC5F3E">
        <w:rPr>
          <w:rFonts w:ascii="Times New Roman" w:hAnsi="Times New Roman" w:cs="Times New Roman"/>
          <w:iCs/>
          <w:sz w:val="24"/>
          <w:szCs w:val="24"/>
          <w:lang w:val="en-GB"/>
        </w:rPr>
        <w:instrText xml:space="preserve"> ADDIN ZOTERO_ITEM CSL_CITATION {"citationID":"3PLRtOje","properties":{"formattedCitation":"(Hothorn et al. 2015, Ku\\uc0\\u353{}ta et al. 2017b)","plainCitation":"(Hothorn et al. 2015, Kušta et al. 2017b)","noteIndex":0},"citationItems":[{"id":50822,"uris":["http://zotero.org/users/942300/items/J64DRC6A"],"itemData":{"id":50822,"type":"article-journal","abstract":"The increasing number of deer–vehicle collisions (DVCs) across Europe during recent decades poses a serious threat to human health and animal welfare and increasing costs for society. DVCs are triggered by both a human-related and a deer-related component. Mitigation requires an understanding of the processes driving temporal and spatial collision patterns. Separating human-related from deer-related processes is important for identifying potentially effective countermeasures, but this has rarely been done. We analysed two time series of 341,655 DVCs involving roe deer and 854,659 non-deer-related accidents (non-DVCs) documented between 2002 and 2011. Nonparametric smoothing and temporal parametric modelling were used to estimate annual, seasonal, weekly and diurnal patterns in DVCs, non-DVCs and adjusted DVCs. As we had access to data on both DVCs and non-DVCs, we were able to disentangle the relative role of human-related and deer-related processes contributing to the overall temporal DVC pattern. We found clear evidence that variation in DVCs was mostly driven by deer-related and not human-related activity on annual, seasonal, weekly and diurnal scales. A very clear crepuscular activity pattern with high activity after sunset and around sunrise throughout the year was identified. Early spring and the mating season between mid-July and mid-August are typically periods of high roe deer activity, and as expected we found a high number of DVC during these periods, although these patterns differed tremendously during different phases of a day. The role of human activity was mainly reflected in fewer DVCs on weekends than on weekdays. Over the ten-year study period, we estimated that DVCs increased by 25%, whereas the number of non-DVCs decreased by 10%. Increasing deer densities are the most likely driver behind this rise in DVCs. Precise estimates of DVC patterns and their relationship to deer and human activity patterns allow implementation of specific mitigation measures, such as tailored driver warning systems or temporary speed limits. To prevent a further increase in DVCs, state-wide measures to decrease roe deer density are required.","container-title":"Accident Analysis &amp; Prevention","DOI":"10.1016/j.aap.2015.04.037","ISSN":"0001-4575","journalAbbreviation":"Accident Analysis &amp; Prevention","page":"143-152","source":"ScienceDirect","title":"Temporal patterns of deer–vehicle collisions consistent with deer activity pattern and density increase but not general accident risk","volume":"81","author":[{"family":"Hothorn","given":"Torsten"},{"family":"Müller","given":"Jörg"},{"family":"Held","given":"Leonhard"},{"family":"Möst","given":"Lisa"},{"family":"Mysterud","given":"Atle"}],"issued":{"date-parts":[["2015",8,1]]}}},{"id":50820,"uris":["http://zotero.org/users/942300/items/XILHH6F3"],"itemData":{"id":50820,"type":"article-journal","abstract":"Traffic infrastructure and its traffic flows has rapidly developed in recent decades. This development brings benefits to society, but on the other hand has many negative impacts on the environment. Among the most significant impacts of road traffic is direct mortality of free-ranging animals due to vehicle collisions. The main aim of this study was to compare the significance of traffic intensity fluctuation and ungulate behavioural patterns with the probability of ungulate-vehicle collisions (UVCs) occurrence in the Czech Republic. Our research question was whether the probability of UVC occurrence is influenced mainly by vehicle traffic related factors (traffic intensity, road types) or by ungulate locomotory activity. We used information on UVCs from 2011 to 2013. We used Spearman’s rank ρ correlation coefficients to examine relationships between UVCs and traffic intensity fluctuation, and between UVCs and the locomotory activity of red deer and wild boar during 24-h cycles in respective months. The results indicate that the traffic intensity is not always the main factor causing the UVCs. A thorough analysis of our data showed that the main peaks of UVCs occur at time when animals have the highest locomotory activity. Our study proves high negative correlation between traffic intensity fluctuation and UVCs on motorways and expressways, which means ungulates tend to avoid crossing roads at peak traffic intensity. Next our study clearly shows that locomotory activity of ungulates is a more important factor in probability of UVC incidence than traffic intensity in the case of first-, second-, third-class roads and other roads.","container-title":"Safety Science","DOI":"10.1016/j.ssci.2016.08.002","ISSN":"0925-7535","journalAbbreviation":"Safety Science","page":"105-113","source":"ScienceDirect","title":"The effect of traffic intensity and animal activity on probability of ungulate-vehicle collisions in the Czech Republic","volume":"91","author":[{"family":"Kušta","given":"Tomáš"},{"family":"Keken","given":"Zdeněk"},{"family":"Ježek","given":"Miloš"},{"family":"Holá","given":"Michaela"},{"family":"Šmíd","given":"Petr"}],"issued":{"date-parts":[["2017",1,1]]}}}],"schema":"https://github.com/citation-style-language/schema/raw/master/csl-citation.json"} </w:instrText>
      </w:r>
      <w:r w:rsidR="00BC5F3E">
        <w:rPr>
          <w:rFonts w:ascii="Times New Roman" w:hAnsi="Times New Roman" w:cs="Times New Roman"/>
          <w:iCs/>
          <w:sz w:val="24"/>
          <w:szCs w:val="24"/>
          <w:lang w:val="en-GB"/>
        </w:rPr>
        <w:fldChar w:fldCharType="separate"/>
      </w:r>
      <w:r w:rsidR="00BC5F3E" w:rsidRPr="00BC5F3E">
        <w:rPr>
          <w:rFonts w:ascii="Times New Roman" w:hAnsi="Times New Roman" w:cs="Times New Roman"/>
          <w:sz w:val="24"/>
          <w:lang w:val="en-GB"/>
        </w:rPr>
        <w:t>(Hothorn et al. 2015, Kušta et al. 2017b)</w:t>
      </w:r>
      <w:r w:rsidR="00BC5F3E">
        <w:rPr>
          <w:rFonts w:ascii="Times New Roman" w:hAnsi="Times New Roman" w:cs="Times New Roman"/>
          <w:iCs/>
          <w:sz w:val="24"/>
          <w:szCs w:val="24"/>
          <w:lang w:val="en-GB"/>
        </w:rPr>
        <w:fldChar w:fldCharType="end"/>
      </w:r>
      <w:r w:rsidR="004617F3">
        <w:rPr>
          <w:rFonts w:ascii="Times New Roman" w:hAnsi="Times New Roman" w:cs="Times New Roman"/>
          <w:iCs/>
          <w:sz w:val="24"/>
          <w:szCs w:val="24"/>
          <w:lang w:val="en-GB"/>
        </w:rPr>
        <w:t xml:space="preserve"> and inter-annual variations</w:t>
      </w:r>
      <w:r w:rsidR="00BC5F3E">
        <w:rPr>
          <w:rFonts w:ascii="Times New Roman" w:hAnsi="Times New Roman" w:cs="Times New Roman"/>
          <w:iCs/>
          <w:sz w:val="24"/>
          <w:szCs w:val="24"/>
          <w:lang w:val="en-GB"/>
        </w:rPr>
        <w:t xml:space="preserve"> </w:t>
      </w:r>
      <w:r w:rsidR="00BC5F3E">
        <w:rPr>
          <w:rFonts w:ascii="Times New Roman" w:hAnsi="Times New Roman" w:cs="Times New Roman"/>
          <w:iCs/>
          <w:sz w:val="24"/>
          <w:szCs w:val="24"/>
          <w:lang w:val="en-GB"/>
        </w:rPr>
        <w:fldChar w:fldCharType="begin"/>
      </w:r>
      <w:r w:rsidR="00BC5F3E">
        <w:rPr>
          <w:rFonts w:ascii="Times New Roman" w:hAnsi="Times New Roman" w:cs="Times New Roman"/>
          <w:iCs/>
          <w:sz w:val="24"/>
          <w:szCs w:val="24"/>
          <w:lang w:val="en-GB"/>
        </w:rPr>
        <w:instrText xml:space="preserve"> ADDIN ZOTERO_ITEM CSL_CITATION {"citationID":"VdU4an3n","properties":{"formattedCitation":"(B\\uc0\\u237{}l et al. 2023)","plainCitation":"(Bíl et al. 2023)","noteIndex":0},"citationItems":[{"id":50824,"uris":["http://zotero.org/users/942300/items/AXL3G5DB"],"itemData":{"id":50824,"type":"article-journal","abstract":"Global change has manifested itself as climate warming in Central Europe in recent decades. Average daily air temperatures increased by an average of 2 °C between 1982 and 2018. Air temperature changes have affected the timing of the vegetation periods (phenophases) and have also influenced the behaviour of animals. We worked with data on wildlife-vehicle crashes (WVC) recorded by the Czech Police in the period 1982–2019. Three peaks can usually be observed (spring, summer, and autumn) in the WVC time series. Eighty percent of these records involved roe deer (Capreolus capreolus). Such a high ratio allowed us to assume that any significant changes detected in WVC will be predominantly related to roe deer. We discovered that roe deer mortality on roads occurs earlier at present in the spring than in the past. The spring peak has shifted almost a month to the beginning of the year compared to the situation 38 years ago. The changes in the respective summer and autumn peaks were not statistically significant. The results suggest the effect of climate change on roe deer behaviour through increasing air temperatures and shifting vegetation phenophases. Thus, an earlier onset of deer activity associated with territory delineation and expected higher movement activity can be indirectly determined by the analysis of the WVC time series. The observed shift in the spring WVC peak in the roe deer model reveals a shift in ungulate behavioural patterns that is not evident from other biological data and thus surprisingly offers a suitable study framework for determining the impacts of environmental change on animals.","container-title":"Climatic Change","DOI":"10.1007/s10584-023-03558-5","ISSN":"1573-1480","issue":"7","journalAbbreviation":"Climatic Change","language":"en","page":"84","source":"Springer Link","title":"Ungulate-vehicle crashes peak a month earlier than 38 years ago due to global warming","volume":"176","author":[{"family":"Bíl","given":"Michal"},{"family":"Andrášik","given":"Richard"},{"family":"Kušta","given":"Tomáš"},{"family":"Bartonička","given":"Tomáš"}],"issued":{"date-parts":[["2023",6,21]]}}}],"schema":"https://github.com/citation-style-language/schema/raw/master/csl-citation.json"} </w:instrText>
      </w:r>
      <w:r w:rsidR="00BC5F3E">
        <w:rPr>
          <w:rFonts w:ascii="Times New Roman" w:hAnsi="Times New Roman" w:cs="Times New Roman"/>
          <w:iCs/>
          <w:sz w:val="24"/>
          <w:szCs w:val="24"/>
          <w:lang w:val="en-GB"/>
        </w:rPr>
        <w:fldChar w:fldCharType="separate"/>
      </w:r>
      <w:r w:rsidR="00BC5F3E" w:rsidRPr="00BC5F3E">
        <w:rPr>
          <w:rFonts w:ascii="Times New Roman" w:hAnsi="Times New Roman" w:cs="Times New Roman"/>
          <w:sz w:val="24"/>
          <w:lang w:val="en-GB"/>
        </w:rPr>
        <w:t>(Bíl et al. 2023)</w:t>
      </w:r>
      <w:r w:rsidR="00BC5F3E">
        <w:rPr>
          <w:rFonts w:ascii="Times New Roman" w:hAnsi="Times New Roman" w:cs="Times New Roman"/>
          <w:iCs/>
          <w:sz w:val="24"/>
          <w:szCs w:val="24"/>
          <w:lang w:val="en-GB"/>
        </w:rPr>
        <w:fldChar w:fldCharType="end"/>
      </w:r>
      <w:r w:rsidR="00416B7C">
        <w:rPr>
          <w:rFonts w:ascii="Times New Roman" w:hAnsi="Times New Roman" w:cs="Times New Roman"/>
          <w:iCs/>
          <w:sz w:val="24"/>
          <w:szCs w:val="24"/>
          <w:lang w:val="en-GB"/>
        </w:rPr>
        <w:t>, making the addition of a temporal component an obvious next step in the development of a fully operational risk model. At this stage, our exploration of methodological options revealed th</w:t>
      </w:r>
      <w:r w:rsidR="00F13D26">
        <w:rPr>
          <w:rFonts w:ascii="Times New Roman" w:hAnsi="Times New Roman" w:cs="Times New Roman"/>
          <w:iCs/>
          <w:sz w:val="24"/>
          <w:szCs w:val="24"/>
          <w:lang w:val="en-GB"/>
        </w:rPr>
        <w:t xml:space="preserve">at a spatial-temporal risk model </w:t>
      </w:r>
      <w:r w:rsidR="0097060D">
        <w:rPr>
          <w:rFonts w:ascii="Times New Roman" w:hAnsi="Times New Roman" w:cs="Times New Roman"/>
          <w:iCs/>
          <w:sz w:val="24"/>
          <w:szCs w:val="24"/>
          <w:lang w:val="en-GB"/>
        </w:rPr>
        <w:t xml:space="preserve">would require </w:t>
      </w:r>
      <w:r w:rsidR="00416B7C">
        <w:rPr>
          <w:rFonts w:ascii="Times New Roman" w:hAnsi="Times New Roman" w:cs="Times New Roman"/>
          <w:iCs/>
          <w:sz w:val="24"/>
          <w:szCs w:val="24"/>
          <w:lang w:val="en-GB"/>
        </w:rPr>
        <w:t>a better temporal coverage than available in our data and increased computation costs reaching the current limits of most users’ capacities.</w:t>
      </w:r>
    </w:p>
    <w:p w14:paraId="4E830268" w14:textId="77777777" w:rsidR="001310C7" w:rsidRPr="00525907" w:rsidRDefault="001310C7" w:rsidP="00235BC3">
      <w:pPr>
        <w:spacing w:line="480" w:lineRule="auto"/>
        <w:rPr>
          <w:rFonts w:ascii="Times New Roman" w:hAnsi="Times New Roman" w:cs="Times New Roman"/>
          <w:iCs/>
          <w:sz w:val="24"/>
          <w:szCs w:val="24"/>
          <w:lang w:val="en-GB"/>
        </w:rPr>
      </w:pPr>
    </w:p>
    <w:p w14:paraId="7978F62B" w14:textId="0C1ED4BB" w:rsidR="00425AB4" w:rsidRDefault="001310C7" w:rsidP="00235BC3">
      <w:pPr>
        <w:spacing w:line="480" w:lineRule="auto"/>
        <w:rPr>
          <w:rFonts w:ascii="Times New Roman" w:hAnsi="Times New Roman" w:cs="Times New Roman"/>
          <w:iCs/>
          <w:sz w:val="24"/>
          <w:szCs w:val="24"/>
          <w:lang w:val="en-GB"/>
        </w:rPr>
      </w:pPr>
      <w:r w:rsidRPr="00E60316">
        <w:rPr>
          <w:rFonts w:ascii="Times New Roman" w:hAnsi="Times New Roman" w:cs="Times New Roman"/>
          <w:iCs/>
          <w:sz w:val="24"/>
          <w:szCs w:val="24"/>
          <w:lang w:val="en-GB"/>
        </w:rPr>
        <w:t xml:space="preserve">These limitations being granted, </w:t>
      </w:r>
      <w:r w:rsidR="00E60316" w:rsidRPr="00E60316">
        <w:rPr>
          <w:rFonts w:ascii="Times New Roman" w:hAnsi="Times New Roman" w:cs="Times New Roman"/>
          <w:iCs/>
          <w:sz w:val="24"/>
          <w:szCs w:val="24"/>
          <w:lang w:val="en-GB"/>
        </w:rPr>
        <w:t>the predictions of</w:t>
      </w:r>
      <w:r w:rsidR="00E60316">
        <w:rPr>
          <w:rFonts w:ascii="Times New Roman" w:hAnsi="Times New Roman" w:cs="Times New Roman"/>
          <w:iCs/>
          <w:sz w:val="24"/>
          <w:szCs w:val="24"/>
          <w:lang w:val="en-GB"/>
        </w:rPr>
        <w:t xml:space="preserve"> intensity variations in the exposure layer and the risk patterns appeared reasonable given the current state of regional experts’ knowledge on the selected species. </w:t>
      </w:r>
      <w:r w:rsidR="00E1757F">
        <w:rPr>
          <w:rFonts w:ascii="Times New Roman" w:hAnsi="Times New Roman" w:cs="Times New Roman"/>
          <w:iCs/>
          <w:sz w:val="24"/>
          <w:szCs w:val="24"/>
          <w:lang w:val="en-GB"/>
        </w:rPr>
        <w:t xml:space="preserve">Covariate effects in the exposure layer conformed to known habitat preferences, except for some hardly detectable species such as badger, for </w:t>
      </w:r>
      <w:r w:rsidR="00E1757F">
        <w:rPr>
          <w:rFonts w:ascii="Times New Roman" w:hAnsi="Times New Roman" w:cs="Times New Roman"/>
          <w:iCs/>
          <w:sz w:val="24"/>
          <w:szCs w:val="24"/>
          <w:lang w:val="en-GB"/>
        </w:rPr>
        <w:lastRenderedPageBreak/>
        <w:t xml:space="preserve">which sampling effects may not be fully accounted for. </w:t>
      </w:r>
      <w:r w:rsidR="009A32AE">
        <w:rPr>
          <w:rFonts w:ascii="Times New Roman" w:hAnsi="Times New Roman" w:cs="Times New Roman"/>
          <w:iCs/>
          <w:sz w:val="24"/>
          <w:szCs w:val="24"/>
          <w:lang w:val="en-GB"/>
        </w:rPr>
        <w:t xml:space="preserve">Covariates associated to danger showed heterogeneous effects that mostly conformed to the literature and biological expectations. In particular, vehicle speed </w:t>
      </w:r>
      <w:r w:rsidR="00E22A54">
        <w:rPr>
          <w:rFonts w:ascii="Times New Roman" w:hAnsi="Times New Roman" w:cs="Times New Roman"/>
          <w:iCs/>
          <w:sz w:val="24"/>
          <w:szCs w:val="24"/>
          <w:lang w:val="en-GB"/>
        </w:rPr>
        <w:t>had a consistently positive effect on danger, as found in other contexts [</w:t>
      </w:r>
      <w:r w:rsidR="00E22A54" w:rsidRPr="00E22A54">
        <w:rPr>
          <w:rFonts w:ascii="Times New Roman" w:hAnsi="Times New Roman" w:cs="Times New Roman"/>
          <w:iCs/>
          <w:sz w:val="24"/>
          <w:szCs w:val="24"/>
          <w:highlight w:val="yellow"/>
          <w:lang w:val="en-GB"/>
        </w:rPr>
        <w:t>REF</w:t>
      </w:r>
      <w:r w:rsidR="00E22A54">
        <w:rPr>
          <w:rFonts w:ascii="Times New Roman" w:hAnsi="Times New Roman" w:cs="Times New Roman"/>
          <w:iCs/>
          <w:sz w:val="24"/>
          <w:szCs w:val="24"/>
          <w:lang w:val="en-GB"/>
        </w:rPr>
        <w:t>].</w:t>
      </w:r>
      <w:r w:rsidR="007205A1">
        <w:rPr>
          <w:rFonts w:ascii="Times New Roman" w:hAnsi="Times New Roman" w:cs="Times New Roman"/>
          <w:iCs/>
          <w:sz w:val="24"/>
          <w:szCs w:val="24"/>
          <w:lang w:val="en-GB"/>
        </w:rPr>
        <w:t xml:space="preserve"> </w:t>
      </w:r>
      <w:commentRangeStart w:id="17"/>
      <w:r w:rsidR="005414FA" w:rsidRPr="005414FA">
        <w:rPr>
          <w:rFonts w:ascii="Times New Roman" w:hAnsi="Times New Roman" w:cs="Times New Roman"/>
          <w:iCs/>
          <w:sz w:val="24"/>
          <w:szCs w:val="24"/>
          <w:lang w:val="en-GB"/>
        </w:rPr>
        <w:t>Because all high-speed sections in our network were already fenced,</w:t>
      </w:r>
      <w:commentRangeEnd w:id="17"/>
      <w:r w:rsidR="00D1724E">
        <w:rPr>
          <w:rStyle w:val="Marquedecommentaire"/>
        </w:rPr>
        <w:commentReference w:id="17"/>
      </w:r>
      <w:r w:rsidR="005414FA" w:rsidRPr="005414FA">
        <w:rPr>
          <w:rFonts w:ascii="Times New Roman" w:hAnsi="Times New Roman" w:cs="Times New Roman"/>
          <w:iCs/>
          <w:sz w:val="24"/>
          <w:szCs w:val="24"/>
          <w:lang w:val="en-GB"/>
        </w:rPr>
        <w:t xml:space="preserve"> the residual concentration of collisions there suggests that fencing</w:t>
      </w:r>
      <w:r w:rsidR="005414FA">
        <w:rPr>
          <w:rFonts w:ascii="Times New Roman" w:hAnsi="Times New Roman" w:cs="Times New Roman"/>
          <w:iCs/>
          <w:sz w:val="24"/>
          <w:szCs w:val="24"/>
          <w:lang w:val="en-GB"/>
        </w:rPr>
        <w:t xml:space="preserve"> – </w:t>
      </w:r>
      <w:r w:rsidR="005414FA" w:rsidRPr="005414FA">
        <w:rPr>
          <w:rFonts w:ascii="Times New Roman" w:hAnsi="Times New Roman" w:cs="Times New Roman"/>
          <w:iCs/>
          <w:sz w:val="24"/>
          <w:szCs w:val="24"/>
          <w:lang w:val="en-GB"/>
        </w:rPr>
        <w:t>as implemented</w:t>
      </w:r>
      <w:r w:rsidR="005414FA">
        <w:rPr>
          <w:rFonts w:ascii="Times New Roman" w:hAnsi="Times New Roman" w:cs="Times New Roman"/>
          <w:iCs/>
          <w:sz w:val="24"/>
          <w:szCs w:val="24"/>
          <w:lang w:val="en-GB"/>
        </w:rPr>
        <w:t xml:space="preserve"> – </w:t>
      </w:r>
      <w:r w:rsidR="005414FA" w:rsidRPr="005414FA">
        <w:rPr>
          <w:rFonts w:ascii="Times New Roman" w:hAnsi="Times New Roman" w:cs="Times New Roman"/>
          <w:iCs/>
          <w:sz w:val="24"/>
          <w:szCs w:val="24"/>
          <w:lang w:val="en-GB"/>
        </w:rPr>
        <w:t>had limited effectiveness, consistent with evidence that short or discontinuous fence segments and fence-end effects leave substantial residual risk unless fencing is continuous and paired with well-designed crossing structures</w:t>
      </w:r>
      <w:r w:rsidR="00BC5F3E">
        <w:rPr>
          <w:rFonts w:ascii="Times New Roman" w:hAnsi="Times New Roman" w:cs="Times New Roman"/>
          <w:iCs/>
          <w:sz w:val="24"/>
          <w:szCs w:val="24"/>
          <w:lang w:val="en-GB"/>
        </w:rPr>
        <w:t xml:space="preserve"> </w:t>
      </w:r>
      <w:r w:rsidR="00BC5F3E">
        <w:rPr>
          <w:rFonts w:ascii="Times New Roman" w:hAnsi="Times New Roman" w:cs="Times New Roman"/>
          <w:iCs/>
          <w:sz w:val="24"/>
          <w:szCs w:val="24"/>
          <w:lang w:val="en-GB"/>
        </w:rPr>
        <w:fldChar w:fldCharType="begin"/>
      </w:r>
      <w:r w:rsidR="00BC5F3E">
        <w:rPr>
          <w:rFonts w:ascii="Times New Roman" w:hAnsi="Times New Roman" w:cs="Times New Roman"/>
          <w:iCs/>
          <w:sz w:val="24"/>
          <w:szCs w:val="24"/>
          <w:lang w:val="en-GB"/>
        </w:rPr>
        <w:instrText xml:space="preserve"> ADDIN ZOTERO_ITEM CSL_CITATION {"citationID":"EEhbihXl","properties":{"formattedCitation":"(Huijser et al. 2016, Rytwinski et al. 2016c, Clevenger et al. in press)","plainCitation":"(Huijser et al. 2016, Rytwinski et al. 2016c, Clevenger et al. in press)","noteIndex":0},"citationItems":[{"id":50830,"uris":["http://zotero.org/users/942300/items/D3N6T77R"],"itemData":{"id":50830,"type":"article-journal","abstract":"Wildlife fencing in combination with crossing structures is commonly regarded as the most effective and robust strategy to reduce large mammal–vehicle collisions while also maintaining wildlife connectivity across roads. However, fencing and associated measures may affect landscape esthetics and are sometimes considered costly and unpopular. Therefore fence length is often minimized. We investigated 1) whether short fenced road sections were similarly effective in reducing large mammal–vehicle collisions as long fenced road sections (literature review), and 2) whether fence length influenced large mammal use of underpasses (two field studies). We found that: 1) short fences (≤5km road length) had lower (52.7%) and more variable (0–94%) effectiveness in reducing collisions than long fences (&gt;5km) (typically &gt;80% reduction); 2) wildlife use of underpasses was highly variable, regardless of fence length (first field study); 3) most highway crossings occurred through isolated underpasses (82%) rather than at grade at fence ends (18%) (second field study); and 4) the proportional use of isolated underpasses (compared to crossings at fence ends) did not increase with longer fence lengths (up to 256m from underpasses) (second field study). If the primary success parameter is to improve highway safety for humans by reducing collisions with large ungulates, the data suggest fence lengths of at least 5km. While longer fence lengths do not necessarily guarantee higher wildlife use of underpasses as use varies greatly between locations, wildlife fencing can still improve wildlife use of an individual underpass.","container-title":"Biological Conservation","DOI":"10.1016/j.biocon.2016.02.002","ISSN":"0006-3207","journalAbbreviation":"Biological Conservation","page":"61-68","source":"ScienceDirect","title":"Effectiveness of short sections of wildlife fencing and crossing structures along highways in reducing wildlife–vehicle collisions and providing safe crossing opportunities for large mammals","volume":"197","author":[{"family":"Huijser","given":"Marcel P."},{"family":"Fairbank","given":"Elizabeth R."},{"family":"Camel-Means","given":"Whisper"},{"family":"Graham","given":"Jonathan"},{"family":"Watson","given":"Vicki"},{"family":"Basting","given":"Pat"},{"family":"Becker","given":"Dale"}],"issued":{"date-parts":[["2016",5,1]]}}},{"id":50826,"uris":["http://zotero.org/users/942300/items/KQLU7LBY"],"itemData":{"id":50826,"type":"article-journal","abstract":"Road traffic kills hundreds of millions of animals every year, posing a critical threat to the populations of many species. To address this problem there are more than forty types of road mitigation measures available that aim to reduce wildlife mortality on roads (road-kill). For road planners, deciding on what mitigation method to use has been problematic because there is little good information about the relative effectiveness of these measures in reducing road-kill, and the costs of these measures vary greatly. We conducted a meta-analysis using data from 50 studies that quantified the relationship between road-kill and a mitigation measure designed to reduce road-kill. Overall, mitigation measures reduce road-kill by 40% compared to controls. Fences, with or without crossing structures, reduce road-kill by 54%. We found no detectable effect on road-kill of crossing structures without fencing. We found that comparatively expensive mitigation measures reduce large mammal road-kill much more than inexpensive measures. For example, the combination of fencing and crossing structures led to an 83% reduction in road-kill of large mammals, compared to a 57% reduction for animal detection systems, and only a 1% for wildlife reflectors. We suggest that inexpensive measures such as reflectors should not be used until and unless their effectiveness is tested using a high-quality experimental approach. Our meta-analysis also highlights the fact that there are insufficient data to answer many of the most pressing questions that road planners ask about the effectiveness of road mitigation measures, such as whether other less common mitigation measures (e.g., measures to reduce traffic volume and/or speed) reduce road mortality, or to what extent the attributes of crossing structures and fences influence their effectiveness. To improve evaluations of mitigation effectiveness, studies should incorporate data collection before the mitigation is applied, and we recommend a minimum study duration of four years for Before-After, and a minimum of either four years or four sites for Before-After-Control-Impact designs.","container-title":"PLOS ONE","DOI":"10.1371/journal.pone.0166941","ISSN":"1932-6203","issue":"11","journalAbbreviation":"PLOS ONE","language":"en","note":"publisher: Public Library of Science","page":"e0166941","source":"PLoS Journals","title":"How Effective Is Road Mitigation at Reducing Road-Kill? A Meta-Analysis","title-short":"How Effective Is Road Mitigation at Reducing Road-Kill?","volume":"11","author":[{"family":"Rytwinski","given":"Trina"},{"family":"Soanes","given":"Kylie"},{"family":"Jaeger","given":"Jochen A. G."},{"family":"Fahrig","given":"Lenore"},{"family":"Findlay","given":"C. Scott"},{"family":"Houlahan","given":"Jeff"},{"family":"Ree","given":"Rodney","dropping-particle":"van der"},{"family":"Grift","given":"Edgar A.","dropping-particle":"van der"}],"issued":{"date-p</w:instrText>
      </w:r>
      <w:r w:rsidR="00BC5F3E" w:rsidRPr="00BC5F3E">
        <w:rPr>
          <w:rFonts w:ascii="Times New Roman" w:hAnsi="Times New Roman" w:cs="Times New Roman"/>
          <w:iCs/>
          <w:sz w:val="24"/>
          <w:szCs w:val="24"/>
        </w:rPr>
        <w:instrText xml:space="preserve">arts":[["2016",11,21]]}}},{"id":50835,"uris":["http://zotero.org/users/942300/items/FQT79TXM"],"itemData":{"id":50835,"type":"article-journal","abstract":"Road mortality can significantly impact some wildlife populations. However, few studies have assessed the effectiveness of measures to reduce wildlife-vehicle collisions (WVCs). We evaluated highway mitigation fencing to reduce WVCs along 3 4-lane sections (phase 1, 2, 3A) of the Trans-Canada highway in Banff National Park, Alberta. We collected data on WVCs and animal intrusions on the fenced right-of-way from 1981 to 1999. We found that WVCs were distributed nonrandomly after fencing and were associated with and close to fence ends. Wildlife-vehicle collisions were greatest within 1 km of fence ends, but proximity to major drainages also likely influenced location of collisions. Post-fencing WVCs were reduced effectively as ungulate-vehicle collisions declined 80%. Wildlife-vehicle collisions and animal intrusions onto the right-of-way were not associated with fence-access points. We recommend methods of modifying motorist behavior and fence design to decrease accident probability at fence ends.","language":"en","source":"Zotero","title":"Highway mitigation fencing reduces wildlife-vehicle collisions","author":[{"family":"Clevenger","given":"Anthony P"},{"family":"Chruszcz","given":"Bryan"},{"family":"Gunson","given":"Kari E"}]}}],"schema":"https://github.com/citation-style-language/schema/raw/master/csl-citation.json"} </w:instrText>
      </w:r>
      <w:r w:rsidR="00BC5F3E">
        <w:rPr>
          <w:rFonts w:ascii="Times New Roman" w:hAnsi="Times New Roman" w:cs="Times New Roman"/>
          <w:iCs/>
          <w:sz w:val="24"/>
          <w:szCs w:val="24"/>
          <w:lang w:val="en-GB"/>
        </w:rPr>
        <w:fldChar w:fldCharType="separate"/>
      </w:r>
      <w:r w:rsidR="00BC5F3E" w:rsidRPr="00BC5F3E">
        <w:rPr>
          <w:rFonts w:ascii="Times New Roman" w:hAnsi="Times New Roman" w:cs="Times New Roman"/>
          <w:sz w:val="24"/>
        </w:rPr>
        <w:t>(Huijser et al. 2016, Rytwinski et al. 2016c, Clevenger et al.)</w:t>
      </w:r>
      <w:r w:rsidR="00BC5F3E">
        <w:rPr>
          <w:rFonts w:ascii="Times New Roman" w:hAnsi="Times New Roman" w:cs="Times New Roman"/>
          <w:iCs/>
          <w:sz w:val="24"/>
          <w:szCs w:val="24"/>
          <w:lang w:val="en-GB"/>
        </w:rPr>
        <w:fldChar w:fldCharType="end"/>
      </w:r>
      <w:r w:rsidR="00221B95" w:rsidRPr="00BC5F3E">
        <w:rPr>
          <w:rFonts w:ascii="Times New Roman" w:hAnsi="Times New Roman" w:cs="Times New Roman"/>
          <w:iCs/>
          <w:sz w:val="24"/>
          <w:szCs w:val="24"/>
        </w:rPr>
        <w:t xml:space="preserve">. </w:t>
      </w:r>
      <w:r w:rsidR="007205A1">
        <w:rPr>
          <w:rFonts w:ascii="Times New Roman" w:hAnsi="Times New Roman" w:cs="Times New Roman"/>
          <w:iCs/>
          <w:sz w:val="24"/>
          <w:szCs w:val="24"/>
          <w:lang w:val="en-GB"/>
        </w:rPr>
        <w:t xml:space="preserve">The effects of traffic were more equivocal, perhaps because high traffic densities exert a </w:t>
      </w:r>
      <w:commentRangeStart w:id="18"/>
      <w:r w:rsidR="007205A1">
        <w:rPr>
          <w:rFonts w:ascii="Times New Roman" w:hAnsi="Times New Roman" w:cs="Times New Roman"/>
          <w:iCs/>
          <w:sz w:val="24"/>
          <w:szCs w:val="24"/>
          <w:lang w:val="en-GB"/>
        </w:rPr>
        <w:t xml:space="preserve">repulsive effect on animals close to roads </w:t>
      </w:r>
      <w:commentRangeEnd w:id="18"/>
      <w:r w:rsidR="00D1724E">
        <w:rPr>
          <w:rStyle w:val="Marquedecommentaire"/>
        </w:rPr>
        <w:commentReference w:id="18"/>
      </w:r>
      <w:r w:rsidR="007205A1">
        <w:rPr>
          <w:rFonts w:ascii="Times New Roman" w:hAnsi="Times New Roman" w:cs="Times New Roman"/>
          <w:iCs/>
          <w:sz w:val="24"/>
          <w:szCs w:val="24"/>
          <w:lang w:val="en-GB"/>
        </w:rPr>
        <w:t>[</w:t>
      </w:r>
      <w:r w:rsidR="007205A1" w:rsidRPr="007205A1">
        <w:rPr>
          <w:rFonts w:ascii="Times New Roman" w:hAnsi="Times New Roman" w:cs="Times New Roman"/>
          <w:iCs/>
          <w:sz w:val="24"/>
          <w:szCs w:val="24"/>
          <w:highlight w:val="yellow"/>
          <w:lang w:val="en-GB"/>
        </w:rPr>
        <w:t>REF</w:t>
      </w:r>
      <w:r w:rsidR="007205A1">
        <w:rPr>
          <w:rFonts w:ascii="Times New Roman" w:hAnsi="Times New Roman" w:cs="Times New Roman"/>
          <w:iCs/>
          <w:sz w:val="24"/>
          <w:szCs w:val="24"/>
          <w:lang w:val="en-GB"/>
        </w:rPr>
        <w:t>].</w:t>
      </w:r>
      <w:r w:rsidR="00BD2C12">
        <w:rPr>
          <w:rFonts w:ascii="Times New Roman" w:hAnsi="Times New Roman" w:cs="Times New Roman"/>
          <w:iCs/>
          <w:sz w:val="24"/>
          <w:szCs w:val="24"/>
          <w:lang w:val="en-GB"/>
        </w:rPr>
        <w:t xml:space="preserve"> The role of distance to vegetation was less easy to interpret because animal </w:t>
      </w:r>
      <w:r w:rsidR="000256B2">
        <w:rPr>
          <w:rFonts w:ascii="Times New Roman" w:hAnsi="Times New Roman" w:cs="Times New Roman"/>
          <w:iCs/>
          <w:sz w:val="24"/>
          <w:szCs w:val="24"/>
          <w:lang w:val="en-GB"/>
        </w:rPr>
        <w:t xml:space="preserve">propensity to cross roads and </w:t>
      </w:r>
      <w:r w:rsidR="00F36420">
        <w:rPr>
          <w:rFonts w:ascii="Times New Roman" w:hAnsi="Times New Roman" w:cs="Times New Roman"/>
          <w:iCs/>
          <w:sz w:val="24"/>
          <w:szCs w:val="24"/>
          <w:lang w:val="en-GB"/>
        </w:rPr>
        <w:t xml:space="preserve">carcass </w:t>
      </w:r>
      <w:r w:rsidR="000256B2">
        <w:rPr>
          <w:rFonts w:ascii="Times New Roman" w:hAnsi="Times New Roman" w:cs="Times New Roman"/>
          <w:iCs/>
          <w:sz w:val="24"/>
          <w:szCs w:val="24"/>
          <w:lang w:val="en-GB"/>
        </w:rPr>
        <w:t>detection by operators both decrease close to vegetation</w:t>
      </w:r>
      <w:r w:rsidR="00F36420">
        <w:rPr>
          <w:rFonts w:ascii="Times New Roman" w:hAnsi="Times New Roman" w:cs="Times New Roman"/>
          <w:iCs/>
          <w:sz w:val="24"/>
          <w:szCs w:val="24"/>
          <w:lang w:val="en-GB"/>
        </w:rPr>
        <w:t xml:space="preserve"> </w:t>
      </w:r>
      <w:r w:rsidR="00BD2C12">
        <w:rPr>
          <w:rFonts w:ascii="Times New Roman" w:hAnsi="Times New Roman" w:cs="Times New Roman"/>
          <w:iCs/>
          <w:sz w:val="24"/>
          <w:szCs w:val="24"/>
          <w:lang w:val="en-GB"/>
        </w:rPr>
        <w:t>[</w:t>
      </w:r>
      <w:r w:rsidR="00BD2C12" w:rsidRPr="00BD2C12">
        <w:rPr>
          <w:rFonts w:ascii="Times New Roman" w:hAnsi="Times New Roman" w:cs="Times New Roman"/>
          <w:iCs/>
          <w:sz w:val="24"/>
          <w:szCs w:val="24"/>
          <w:highlight w:val="yellow"/>
          <w:lang w:val="en-GB"/>
        </w:rPr>
        <w:t>REF</w:t>
      </w:r>
      <w:r w:rsidR="00BD2C12">
        <w:rPr>
          <w:rFonts w:ascii="Times New Roman" w:hAnsi="Times New Roman" w:cs="Times New Roman"/>
          <w:iCs/>
          <w:sz w:val="24"/>
          <w:szCs w:val="24"/>
          <w:lang w:val="en-GB"/>
        </w:rPr>
        <w:t>]</w:t>
      </w:r>
      <w:r w:rsidR="00F36420">
        <w:rPr>
          <w:rFonts w:ascii="Times New Roman" w:hAnsi="Times New Roman" w:cs="Times New Roman"/>
          <w:iCs/>
          <w:sz w:val="24"/>
          <w:szCs w:val="24"/>
          <w:lang w:val="en-GB"/>
        </w:rPr>
        <w:t xml:space="preserve">. </w:t>
      </w:r>
      <w:r w:rsidR="00C36FF3">
        <w:rPr>
          <w:rFonts w:ascii="Times New Roman" w:hAnsi="Times New Roman" w:cs="Times New Roman"/>
          <w:iCs/>
          <w:sz w:val="24"/>
          <w:szCs w:val="24"/>
          <w:lang w:val="en-GB"/>
        </w:rPr>
        <w:t>These ambiguities in covariates interpretations may turn problematic to elaborate risk mitigation solutions [</w:t>
      </w:r>
      <w:r w:rsidR="00C36FF3" w:rsidRPr="00C36FF3">
        <w:rPr>
          <w:rFonts w:ascii="Times New Roman" w:hAnsi="Times New Roman" w:cs="Times New Roman"/>
          <w:iCs/>
          <w:sz w:val="24"/>
          <w:szCs w:val="24"/>
          <w:highlight w:val="yellow"/>
          <w:lang w:val="en-GB"/>
        </w:rPr>
        <w:t>REF</w:t>
      </w:r>
      <w:r w:rsidR="00C36FF3">
        <w:rPr>
          <w:rFonts w:ascii="Times New Roman" w:hAnsi="Times New Roman" w:cs="Times New Roman"/>
          <w:iCs/>
          <w:sz w:val="24"/>
          <w:szCs w:val="24"/>
          <w:lang w:val="en-GB"/>
        </w:rPr>
        <w:t xml:space="preserve">]. In particular, previous studies insisted on the need to account for fine-grained spatial variation in habitat (such as vegetation height along roadsides </w:t>
      </w:r>
      <w:r w:rsidR="00C36FF3" w:rsidRPr="00C36FF3">
        <w:rPr>
          <w:rFonts w:ascii="Times New Roman" w:hAnsi="Times New Roman" w:cs="Times New Roman"/>
          <w:iCs/>
          <w:sz w:val="24"/>
          <w:szCs w:val="24"/>
          <w:highlight w:val="yellow"/>
          <w:lang w:val="en-GB"/>
        </w:rPr>
        <w:t>[REF]</w:t>
      </w:r>
      <w:r w:rsidR="00C36FF3">
        <w:rPr>
          <w:rFonts w:ascii="Times New Roman" w:hAnsi="Times New Roman" w:cs="Times New Roman"/>
          <w:iCs/>
          <w:sz w:val="24"/>
          <w:szCs w:val="24"/>
          <w:lang w:val="en-GB"/>
        </w:rPr>
        <w:t>), fencing [</w:t>
      </w:r>
      <w:r w:rsidR="00C36FF3" w:rsidRPr="00C36FF3">
        <w:rPr>
          <w:rFonts w:ascii="Times New Roman" w:hAnsi="Times New Roman" w:cs="Times New Roman"/>
          <w:iCs/>
          <w:sz w:val="24"/>
          <w:szCs w:val="24"/>
          <w:highlight w:val="yellow"/>
          <w:lang w:val="en-GB"/>
        </w:rPr>
        <w:t>REF</w:t>
      </w:r>
      <w:r w:rsidR="00C36FF3">
        <w:rPr>
          <w:rFonts w:ascii="Times New Roman" w:hAnsi="Times New Roman" w:cs="Times New Roman"/>
          <w:iCs/>
          <w:sz w:val="24"/>
          <w:szCs w:val="24"/>
          <w:lang w:val="en-GB"/>
        </w:rPr>
        <w:t>] and other pre-existing infrastructure. Unfortunately, these data currently do not exist with a sufficient level of updating in our study region</w:t>
      </w:r>
      <w:r w:rsidR="00ED5850">
        <w:rPr>
          <w:rFonts w:ascii="Times New Roman" w:hAnsi="Times New Roman" w:cs="Times New Roman"/>
          <w:iCs/>
          <w:sz w:val="24"/>
          <w:szCs w:val="24"/>
          <w:lang w:val="en-GB"/>
        </w:rPr>
        <w:t>, a deficiency that should be taken seriously</w:t>
      </w:r>
      <w:r w:rsidR="007863CB">
        <w:rPr>
          <w:rFonts w:ascii="Times New Roman" w:hAnsi="Times New Roman" w:cs="Times New Roman"/>
          <w:iCs/>
          <w:sz w:val="24"/>
          <w:szCs w:val="24"/>
          <w:lang w:val="en-GB"/>
        </w:rPr>
        <w:t xml:space="preserve"> </w:t>
      </w:r>
      <w:r w:rsidR="00C07E32">
        <w:rPr>
          <w:rFonts w:ascii="Times New Roman" w:hAnsi="Times New Roman" w:cs="Times New Roman"/>
          <w:iCs/>
          <w:sz w:val="24"/>
          <w:szCs w:val="24"/>
          <w:lang w:val="en-GB"/>
        </w:rPr>
        <w:t>since it conditions the possibility to increase the spatial resolution of roadkill risk predictions, which remain quite coarse in our model (although still better than in other regional studies [</w:t>
      </w:r>
      <w:r w:rsidR="00C07E32" w:rsidRPr="00C07E32">
        <w:rPr>
          <w:rFonts w:ascii="Times New Roman" w:hAnsi="Times New Roman" w:cs="Times New Roman"/>
          <w:iCs/>
          <w:sz w:val="24"/>
          <w:szCs w:val="24"/>
          <w:highlight w:val="yellow"/>
          <w:lang w:val="en-GB"/>
        </w:rPr>
        <w:t>REF</w:t>
      </w:r>
      <w:r w:rsidR="00C07E32">
        <w:rPr>
          <w:rFonts w:ascii="Times New Roman" w:hAnsi="Times New Roman" w:cs="Times New Roman"/>
          <w:iCs/>
          <w:sz w:val="24"/>
          <w:szCs w:val="24"/>
          <w:lang w:val="en-GB"/>
        </w:rPr>
        <w:t xml:space="preserve">]). That said, the </w:t>
      </w:r>
      <w:r w:rsidR="00C36FF3">
        <w:rPr>
          <w:rFonts w:ascii="Times New Roman" w:hAnsi="Times New Roman" w:cs="Times New Roman"/>
          <w:iCs/>
          <w:sz w:val="24"/>
          <w:szCs w:val="24"/>
          <w:lang w:val="en-GB"/>
        </w:rPr>
        <w:t xml:space="preserve">impact </w:t>
      </w:r>
      <w:r w:rsidR="00C07E32">
        <w:rPr>
          <w:rFonts w:ascii="Times New Roman" w:hAnsi="Times New Roman" w:cs="Times New Roman"/>
          <w:iCs/>
          <w:sz w:val="24"/>
          <w:szCs w:val="24"/>
          <w:lang w:val="en-GB"/>
        </w:rPr>
        <w:t xml:space="preserve">of possible inaccuracies in habitat effects </w:t>
      </w:r>
      <w:r w:rsidR="00C36FF3">
        <w:rPr>
          <w:rFonts w:ascii="Times New Roman" w:hAnsi="Times New Roman" w:cs="Times New Roman"/>
          <w:iCs/>
          <w:sz w:val="24"/>
          <w:szCs w:val="24"/>
          <w:lang w:val="en-GB"/>
        </w:rPr>
        <w:t xml:space="preserve">on the predictive performance of our model seems limited, suggesting that the relatively rough proxies we used are sufficient if the aim is to produce reasonably accurate maps at a regional extent. </w:t>
      </w:r>
    </w:p>
    <w:p w14:paraId="152FB44D" w14:textId="3CFD06DC" w:rsidR="00E1757F" w:rsidRDefault="00E1757F" w:rsidP="00235BC3">
      <w:pPr>
        <w:spacing w:line="480" w:lineRule="auto"/>
        <w:rPr>
          <w:rFonts w:ascii="Times New Roman" w:hAnsi="Times New Roman" w:cs="Times New Roman"/>
          <w:iCs/>
          <w:sz w:val="24"/>
          <w:szCs w:val="24"/>
          <w:lang w:val="en-GB"/>
        </w:rPr>
      </w:pPr>
    </w:p>
    <w:p w14:paraId="4D1EAB9C" w14:textId="77777777" w:rsidR="000669DF" w:rsidRDefault="009711F2" w:rsidP="00235BC3">
      <w:pPr>
        <w:spacing w:line="480" w:lineRule="auto"/>
        <w:rPr>
          <w:rFonts w:ascii="Times New Roman" w:hAnsi="Times New Roman" w:cs="Times New Roman"/>
          <w:iCs/>
          <w:sz w:val="24"/>
          <w:szCs w:val="24"/>
          <w:lang w:val="en-GB"/>
        </w:rPr>
      </w:pPr>
      <w:r>
        <w:rPr>
          <w:rFonts w:ascii="Times New Roman" w:hAnsi="Times New Roman" w:cs="Times New Roman"/>
          <w:iCs/>
          <w:sz w:val="24"/>
          <w:szCs w:val="24"/>
          <w:lang w:val="en-GB"/>
        </w:rPr>
        <w:t xml:space="preserve">The mapping of spatial residuals revealed that predictive performance dropped in some restricted road segments, which were associated with high roadkill record densities. </w:t>
      </w:r>
    </w:p>
    <w:p w14:paraId="61537FE4" w14:textId="2ED597D1" w:rsidR="000669DF" w:rsidRPr="00C20531" w:rsidRDefault="000669DF" w:rsidP="00235BC3">
      <w:pPr>
        <w:spacing w:line="480" w:lineRule="auto"/>
        <w:rPr>
          <w:rFonts w:ascii="Times New Roman" w:hAnsi="Times New Roman" w:cs="Times New Roman"/>
          <w:iCs/>
          <w:sz w:val="24"/>
          <w:szCs w:val="24"/>
        </w:rPr>
      </w:pPr>
      <w:r w:rsidRPr="000669DF">
        <w:rPr>
          <w:rFonts w:ascii="Times New Roman" w:hAnsi="Times New Roman" w:cs="Times New Roman"/>
          <w:iCs/>
          <w:sz w:val="24"/>
          <w:szCs w:val="24"/>
          <w:lang w:val="en-AU"/>
        </w:rPr>
        <w:lastRenderedPageBreak/>
        <w:t>Our model captured the broad regional risk pattern but failed to pinpoint mortality hotspots. Two non-exclusive explanations are likely: (</w:t>
      </w:r>
      <w:proofErr w:type="spellStart"/>
      <w:r w:rsidRPr="000669DF">
        <w:rPr>
          <w:rFonts w:ascii="Times New Roman" w:hAnsi="Times New Roman" w:cs="Times New Roman"/>
          <w:iCs/>
          <w:sz w:val="24"/>
          <w:szCs w:val="24"/>
          <w:lang w:val="en-AU"/>
        </w:rPr>
        <w:t>i</w:t>
      </w:r>
      <w:proofErr w:type="spellEnd"/>
      <w:r w:rsidRPr="000669DF">
        <w:rPr>
          <w:rFonts w:ascii="Times New Roman" w:hAnsi="Times New Roman" w:cs="Times New Roman"/>
          <w:iCs/>
          <w:sz w:val="24"/>
          <w:szCs w:val="24"/>
          <w:lang w:val="en-AU"/>
        </w:rPr>
        <w:t>) the exposure layer may have been too coarse to recover local presence peaks</w:t>
      </w:r>
      <w:r w:rsidR="00013B97">
        <w:rPr>
          <w:rFonts w:ascii="Times New Roman" w:hAnsi="Times New Roman" w:cs="Times New Roman"/>
          <w:iCs/>
          <w:sz w:val="24"/>
          <w:szCs w:val="24"/>
          <w:lang w:val="en-AU"/>
        </w:rPr>
        <w:t xml:space="preserve"> – </w:t>
      </w:r>
      <w:r w:rsidRPr="000669DF">
        <w:rPr>
          <w:rFonts w:ascii="Times New Roman" w:hAnsi="Times New Roman" w:cs="Times New Roman"/>
          <w:iCs/>
          <w:sz w:val="24"/>
          <w:szCs w:val="24"/>
          <w:lang w:val="en-AU"/>
        </w:rPr>
        <w:t>hotspot detection is highly sensitive to sampling frequency, spatial grain and data source, so lower-resolution or heterogeneous datasets can miss “true” hotspots</w:t>
      </w:r>
      <w:r w:rsidR="00C20531">
        <w:rPr>
          <w:rFonts w:ascii="Times New Roman" w:hAnsi="Times New Roman" w:cs="Times New Roman"/>
          <w:iCs/>
          <w:sz w:val="24"/>
          <w:szCs w:val="24"/>
          <w:lang w:val="en-AU"/>
        </w:rPr>
        <w:t xml:space="preserve"> </w:t>
      </w:r>
      <w:r w:rsidR="00C20531">
        <w:rPr>
          <w:rFonts w:ascii="Times New Roman" w:hAnsi="Times New Roman" w:cs="Times New Roman"/>
          <w:iCs/>
          <w:sz w:val="24"/>
          <w:szCs w:val="24"/>
          <w:lang w:val="en-AU"/>
        </w:rPr>
        <w:fldChar w:fldCharType="begin"/>
      </w:r>
      <w:r w:rsidR="00C20531">
        <w:rPr>
          <w:rFonts w:ascii="Times New Roman" w:hAnsi="Times New Roman" w:cs="Times New Roman"/>
          <w:iCs/>
          <w:sz w:val="24"/>
          <w:szCs w:val="24"/>
          <w:lang w:val="en-AU"/>
        </w:rPr>
        <w:instrText xml:space="preserve"> ADDIN ZOTERO_ITEM CSL_CITATION {"citationID":"l5qR4zWq","properties":{"formattedCitation":"(Gunson et al. 2009, Shilling and Waetjen 2015, Santos et al. 2015)","plainCitation":"(Gunson et al. 2009, Shilling and Waetjen 2015, Santos et al. 2015)","noteIndex":0},"citationItems":[{"id":50838,"uris":["http://zotero.org/users/942300/items/A8W33KVI"],"itemData":{"id":50838,"type":"article-journal","abstract":"Wildlife-vehicle collisions (WVCs) pose a significant safety and conservation concern in areas where high-traffic roads are situated adjacent to wildlife habitat. Improving transportation safety, accurately planning highway mitigation, and identifying key habitat linkage areas may all depend on the quality of WVC data collection. Two common approaches to describe the location of WVCs are spatially accurate data derived from global positioning systems (GPS) or vehicle odometer measurements and less accurate road-marker data derived from reference points (e.g., mile-markers or landmarks) along the roadside. In addition, there are two common variable types used to predict WVC locations: (1) field-derived, site-specific measurements and (2) geographic information system (GIS)-derived information. It is unclear whether these different approaches produce similar results when attempting to identify and explain the location of WVCs. Our first objective was to determine and compare the spatial error found in road-marker data (in our case the closest mile-marker) and landmark-referenced data. Our second objective was to evaluate the performance of models explaining high- and low-probability WVC locations, using congruent, spatially accurate (&lt;3-m) and road-marker (&lt;800-m) response variables in combination with field- and GIS-derived explanatory variables. Our WVC data sets were comprised of ungulate collisions and were located along five major roads in the central Canadian Rocky Mountains. We found that spatial error (mean ± SD) was higher for WVC data referenced to nearby landmarks (516 ± 808 m) than for data referenced to the closest mile-marker data (401 ± 219 m). The top-performing model using the spatially accurate WVC locations contained all explanatory variable types, whereas GIS-derived variables were only influential in the best road-marker model and the spatially accurate reduced model. Our study showed that spatial error and sample size, using road-marker data for ungulate species, are important to consider for model output interpretation, which will impact the appropriate scale on which to apply modeling results. Using road-marker references &lt;1.6 km or GPS-derived data locations may represent an optimal compromise between data acquisition costs and analytical performance.","container-title":"Environmental Management","DOI":"10.1007/s00267-009-9303-y","ISSN":"1432-1009","issue":"2","journalAbbreviation":"Environmental Management","language":"en","page":"268-277","source":"Springer Link","title":"A Comparison of Data Sets Varying in Spatial Accuracy Used to Predict the Occurrence of Wildlife-Vehicle Collisions","volume":"44","author":[{"family":"Gunson","given":"Kari E."},{"family":"Clevenger","given":"Anthony P."},{"family":"Ford","given":"Adam T."},{"family":"Bissonette","given":"John A."},{"family":"Hardy","given":"Amanda"}],"issued":{"date-parts":[["2009",8,1]]}}},{"id":50836,"uris":["http://zotero.org/users/942300/items/597J9NS5"],"itemData":{"id":50836,"type":"article-journal","abstract":"Highways provide commuter traffic and goods movement among regions and cities through wild, protected areas. Wildlife-vehicle collisions (WVC) can occur frequently when wildlife are present, impacting drivers and animals. Because collisions are often avoidable with constructed mitigation and reduced speeds, transportation agencies often want to know where they can act most effectively and what kinds of mitigation are cost-effective. For this study, WVC occurrences were obtained from two sources: 1) highway agencies that monitor carcass retrieval and disposal by agency maintenance staff and 2) opportunistic observations of carcasses by participants in two statewide systems, the California Roadkill Observation System (CROS; http://wildlifecrossing.net/california) and the Maine Audubon Wildlife Road Watch (MAWRW; http://wildlifecrossing.net/maine). Between September, 2009 and December 31, 2014, &amp;gt;33,700 independent observations of &amp;gt;450 vertebrate species had been recorded in these online, form-based informatics systems by &amp;gt;1,300 observers. We asked whether or not WVC observations collected by these extensive, volunteer-science networks could be used to inform transportation-mitigation planning. Cluster analyses of volunteer-observed WVC were performed using spatial autocorrelation tests for parts or all of 34 state highways and interstates. Statistically-significant WVC hotspots were modeled using the Getis-Ord Gi* statistic. High density locations of WVC, that were not necessarily hotspots, were also visualized. Statistically-significant hotspots were identified along ~7,900 km of highways. These hotspots are shown to vary in position from year to year. For highways with frequent deer-vehicle collisions, annual costs from collisions ranged from US$0 to &amp;gt;US$30,000/km. Carcass clusters from volunteer data had very little or no overlap with similar findings from agency-collected WVC data, during a different time-range. We show that both state agency-collected and volunteer-collection of WVC observations could be useful in prioritizing mitigation action at US state-scales by state transportation agencies to protect biodiversity and driver safety. Because of the spatial extent and taxonomic accuracy at which volunteer observations can be collected, these may be the most important source of data for transportation agencies to protect drivers and wildlife.","container-title":"Nature Conservation","DOI":"10.3897/natureconservation.11.4438","ISSN":"1314-3301, 1314-6947","language":"en","license":"2015 Fraser M. Shilling, David P. Waetjen","note":"publisher: Pensoft Publishers","page":"41-60","source":"natureconservation.pensoft.net","title":"Wildlife-vehicle collision hotspots at US highway extents: scale and data source effects","title-short":"Wildlife-vehicle collision hotspots at US highway extents","volume":"11","author":[{"family":"Shilling","given":"Fraser M."},{"family":"Waetjen","given":"David P."}],"issued":{"date-parts":[["2015",7,28]]}}},{"id":50812,"uris":["http://zotero.org/users/942300/items/TRQQGT4Y"],"itemData":{"id":50812,"type":"article-journal","abstract":"Although locating wildlife roadkill hotspots is essential to mitigate road impacts, the influence of study design on hotspot identification remains uncertain. We evaluated how sampling frequency affects the accuracy of hotspot identification, using a dataset of vertebrate roadkills (n = 4427) recorded over a year of daily surveys along 37 km of roads. “True” hotspots were identified using this baseline dataset, as the 500-m segments where the number of road-killed vertebrates exceeded the upper 95% confidence limit of the mean, assuming a Poisson distribution of road-kills per segment. “Estimated” hotspots were identified likewise, using datasets representing progressively lower sampling frequencies, which were produced by extracting data from the baseline dataset at appropriate time intervals (1–30 days). Overall, 24.3% of segments were “true” hotspots, concentrating 40.4% of roadkills. For different groups, “true” hotspots accounted from 6.8% (bats) to 29.7% (small birds) of road segments, concentrating from &lt;40% (frogs and toads, snakes) to &gt;60% (lizards, lagomorphs, carnivores) of roadkills. Spatial congruence between “true” and “estimated” hotspots declined rapidly with increasing time interval between surveys, due primarily to increasing false negatives (i.e., missing “true” hotspots). There were also false positives (i.e., wrong “estimated” hotspots), particularly at low sampling frequencies. Spatial accuracy decay with increasing time interval between surveys was higher for smaller-bodied (amphibians, reptiles, small birds, small mammals) than for larger-bodied species (birds of prey, hedgehogs, lagomorphs, carnivores). Results suggest that widely used surveys at weekly or longer intervals may produce poor estimates of roadkill hotspots, particularly for small-bodied species. Surveying daily or at two-day intervals may be required to achieve high accuracy in hotspot identification for multiple species.","container-title":"Journal of Environmental Management","DOI":"10.1016/j.jenvman.2015.07.037","ISSN":"0301-4797","journalAbbreviation":"Journal of Environmental Management","page":"87-95","source":"ScienceDirect","title":"Sampling effects on the identification of roadkill hotspots: Implications for survey design","title-short":"Sampling effects on the identification of roadkill hotspots","volume":"162","author":[{"family":"Santos","given":"Sara M."},{"family":"Marques","given":"J. Tiago"},{"family":"Lourenço","given":"André"},{"family":"Medinas","given":"Denis"},{"family":"Barbosa","given":"A. Márcia"},{"family":"Beja","given":"Pedro"},{"family":"Mira","given":"António"}],"issued":{"date-parts":[["2015",10,1]]}}}],"schema":"https://github.com/citation-style-language/schema/raw/master/csl-citation.json"} </w:instrText>
      </w:r>
      <w:r w:rsidR="00C20531">
        <w:rPr>
          <w:rFonts w:ascii="Times New Roman" w:hAnsi="Times New Roman" w:cs="Times New Roman"/>
          <w:iCs/>
          <w:sz w:val="24"/>
          <w:szCs w:val="24"/>
          <w:lang w:val="en-AU"/>
        </w:rPr>
        <w:fldChar w:fldCharType="separate"/>
      </w:r>
      <w:r w:rsidR="00C20531" w:rsidRPr="00C20531">
        <w:rPr>
          <w:rFonts w:ascii="Times New Roman" w:hAnsi="Times New Roman" w:cs="Times New Roman"/>
          <w:sz w:val="24"/>
          <w:lang w:val="en-GB"/>
        </w:rPr>
        <w:t>(Gunson et al. 2009, Shilling and Waetjen 2015, Santos et al. 2015)</w:t>
      </w:r>
      <w:r w:rsidR="00C20531">
        <w:rPr>
          <w:rFonts w:ascii="Times New Roman" w:hAnsi="Times New Roman" w:cs="Times New Roman"/>
          <w:iCs/>
          <w:sz w:val="24"/>
          <w:szCs w:val="24"/>
          <w:lang w:val="en-AU"/>
        </w:rPr>
        <w:fldChar w:fldCharType="end"/>
      </w:r>
      <w:r w:rsidRPr="000669DF">
        <w:rPr>
          <w:rFonts w:ascii="Times New Roman" w:hAnsi="Times New Roman" w:cs="Times New Roman"/>
          <w:iCs/>
          <w:sz w:val="24"/>
          <w:szCs w:val="24"/>
          <w:lang w:val="en-AU"/>
        </w:rPr>
        <w:t xml:space="preserve">. (ii) </w:t>
      </w:r>
      <w:r w:rsidR="00013B97">
        <w:rPr>
          <w:rFonts w:ascii="Times New Roman" w:hAnsi="Times New Roman" w:cs="Times New Roman"/>
          <w:iCs/>
          <w:sz w:val="24"/>
          <w:szCs w:val="24"/>
          <w:lang w:val="en-AU"/>
        </w:rPr>
        <w:t>W</w:t>
      </w:r>
      <w:r w:rsidRPr="000669DF">
        <w:rPr>
          <w:rFonts w:ascii="Times New Roman" w:hAnsi="Times New Roman" w:cs="Times New Roman"/>
          <w:iCs/>
          <w:sz w:val="24"/>
          <w:szCs w:val="24"/>
          <w:lang w:val="en-AU"/>
        </w:rPr>
        <w:t>e may have omitted key local predictors (e.g., curvature/visibility, traffic and speed, fencing configuration, connectivity), which repeatedly emerge as drivers of collision hotspots</w:t>
      </w:r>
      <w:r w:rsidR="00C20531">
        <w:rPr>
          <w:rFonts w:ascii="Times New Roman" w:hAnsi="Times New Roman" w:cs="Times New Roman"/>
          <w:iCs/>
          <w:sz w:val="24"/>
          <w:szCs w:val="24"/>
          <w:lang w:val="en-AU"/>
        </w:rPr>
        <w:t xml:space="preserve"> </w:t>
      </w:r>
      <w:r w:rsidR="00C20531">
        <w:rPr>
          <w:rFonts w:ascii="Times New Roman" w:hAnsi="Times New Roman" w:cs="Times New Roman"/>
          <w:iCs/>
          <w:sz w:val="24"/>
          <w:szCs w:val="24"/>
          <w:lang w:val="en-AU"/>
        </w:rPr>
        <w:fldChar w:fldCharType="begin"/>
      </w:r>
      <w:r w:rsidR="00C20531">
        <w:rPr>
          <w:rFonts w:ascii="Times New Roman" w:hAnsi="Times New Roman" w:cs="Times New Roman"/>
          <w:iCs/>
          <w:sz w:val="24"/>
          <w:szCs w:val="24"/>
          <w:lang w:val="en-AU"/>
        </w:rPr>
        <w:instrText xml:space="preserve"> ADDIN ZOTERO_ITEM CSL_CITATION {"citationID":"WJadiT8l","properties":{"formattedCitation":"(Malo et al. 2004b, Gunson et al. 2011, D\\uc0\\u8217{}Amico et al. 2015)","plainCitation":"(Malo et al. 2004b, Gunson et al. 2011, D’Amico et al. 2015)","noteIndex":0},"citationItems":[{"id":50842,"uris":["http://zotero.org/users/942300/items/6FW9I7RG"],"itemData":{"id":50842,"type":"article-journal","abstract":"1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E."},{"family":"Suárez","given":"Francisco"},{"family":"Díez","given":"Alberto"}],"issued":{"date-parts":[["2004"]]}}},{"id":47047,"uris":["http://zotero.org/users/942300/items/EXJTZZ9P"],"itemData":{"id":47047,"type":"article-journal","abstract":"In addition to posing a serious risk to motorist safety, vehicle collisions with wildlife are a significant threat for many species. Previous spatial modeling has concluded that wildlife-vehicle collisions (WVCs) exhibit clustering on roads, which is attributed to specific landscape and road-related factors. We reviewed twenty-four published manuscripts that used generalized linear models to statistically determine the influence that numerous explanatory predictors have on the location of WVCs. Our motivation was to summarize empirical WVC findings to facilitate application of this knowledge to planning, and design of mitigation strategies on roads. In addition, commonalities between studies were discussed and recommendations for future model design were made. We summarized the type and measurement of each significant predictor and whether they potentially increased or decreased the occurrence of collisions with ungulates, carnivores, small-medium vertebrates, birds, and amphibians and reptiles. WVCs commonly occurred when roads bisect favorable cover, foraging, or breeding habitat for specific species or groups of species. WVCs were generally highest on road sections with high traffic volumes, or low motorist visibility, and when roads cut through drainage movement corridors, or level terrain. Ungulates, birds, small-medium vertebrates, and carnivore collision locations were associated with road-side vegetation and other features such as salt pools. In several cases, results were spurious due to confounding and interacting predictors within the same model. For example, WVCs were less likely to occur when a road bisected steep slopes; however, steep slopes may be located along specific road-types and habitat that also influence the occurrence of WVCs. In conclusion, this review showed that much of the current literature has gleaned the obvious, broad-scale relationships between WVCs and predictors from available data sets, and localized studies can provide unique and novel results. Future research requires specific modeling for each target species on a road-by-road basis, and measuring the predictive power of model results within similar landscapes. In addition, research that builds on the current literature by investigating rare anomalies and interacting variables will assist in providing sound comprehensive guidelines for wildlife mitigation planning on roads.","container-title":"Journal of Environmental Management","DOI":"10.1016/j.jenvman.2010.11.027","ISSN":"0301-4797","issue":"4","journalAbbreviation":"Journal of Environmental Management","page":"1074-1082","source":"ScienceDirect","title":"Spatial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J."}],"issued":{"date-parts":[["2011",4,1]]}}},{"id":50840,"uris":["http://zotero.org/users/942300/items/ZL3YBBXU"],"itemData":{"id":50840,"type":"article-journal","abstract":"Road-kill is the most recognized impact of traffic and an important threat for biodiversity. Nevertheless, most research on this topic deals with particular species or with road features, describing proximate correlates and rarely making inference on the mechanisms. Here we provide a more general approximation by describing life-history, temporal and spatial factors affecting vertebrate road-kills in Mediterranean landscapes, which are a biodiversity hotspot with little studied road impacts. During one year we recorded the casualties found on paved roads within Doñana Natural Park. We found 2368 road-kills belonging to 66 species (32% of the study area checklist), with abundant ectotherm species more likely to be road-killed. We also investigated the temporal and spatial factors affecting the road-kill patterns of different taxonomic and functional groups. The phenology of the species was the main factor affecting road-kill temporal patterns for lizards, all birds and small mammals. Additionally, rainfall events were associated with the road-kill peaks of wintering birds, whereas high temperatures were related to the increase of road-killed snakes and the decrease of road-killed amphibians. Amphibians, snakes, lizards and small passerines wer</w:instrText>
      </w:r>
      <w:r w:rsidR="00C20531" w:rsidRPr="00C20531">
        <w:rPr>
          <w:rFonts w:ascii="Times New Roman" w:hAnsi="Times New Roman" w:cs="Times New Roman"/>
          <w:iCs/>
          <w:sz w:val="24"/>
          <w:szCs w:val="24"/>
        </w:rPr>
        <w:instrText xml:space="preserve">e mainly road-killed according with their spatial abundance. Mitigation measures such as wildlife road-crossing structures showed contradictory effectiveness for small vertebrates due to the lack of adequate drift fences. We suggest prioritizing the mitigation measures which can permanently decrease the risk of been road-killed for ectotherm species, such as specific road-crossing structures with effective drift fences on road-kill hotspots. Concurrently, group-specific temporal mitigation measures should be applied during the road-kill seasonal peaks. The present work provides recommendations to decrease road-kill impacts in Mediterranean environments, but simultaneously tries to contribute to a more general development of road ecology research, suggesting several useful guidelines to perform road-kill studies.","container-title":"Biological Conservation","DOI":"10.1016/j.biocon.2015.06.010","ISSN":"0006-3207","journalAbbreviation":"Biological Conservation","page":"234-242","source":"ScienceDirect","title":"Vertebrate road-kill patterns in Mediterranean habitats: Who, when and where","title-short":"Vertebrate road-kill patterns in Mediterranean habitats","volume":"191","author":[{"family":"D'Amico","given":"M."},{"family":"Román","given":"J."},{"family":"Reyes","given":"L.","non-dropping-particle":"de los"},{"family":"Revilla","given":"E."}],"issued":{"date-parts":[["2015",11,1]]}}}],"schema":"https://github.com/citation-style-language/schema/raw/master/csl-citation.json"} </w:instrText>
      </w:r>
      <w:r w:rsidR="00C20531">
        <w:rPr>
          <w:rFonts w:ascii="Times New Roman" w:hAnsi="Times New Roman" w:cs="Times New Roman"/>
          <w:iCs/>
          <w:sz w:val="24"/>
          <w:szCs w:val="24"/>
          <w:lang w:val="en-AU"/>
        </w:rPr>
        <w:fldChar w:fldCharType="separate"/>
      </w:r>
      <w:r w:rsidR="00C20531" w:rsidRPr="00C20531">
        <w:rPr>
          <w:rFonts w:ascii="Times New Roman" w:hAnsi="Times New Roman" w:cs="Times New Roman"/>
          <w:sz w:val="24"/>
        </w:rPr>
        <w:t>(Malo et al. 2004b, Gunson et al. 2011, D’Amico et al. 2015)</w:t>
      </w:r>
      <w:r w:rsidR="00C20531">
        <w:rPr>
          <w:rFonts w:ascii="Times New Roman" w:hAnsi="Times New Roman" w:cs="Times New Roman"/>
          <w:iCs/>
          <w:sz w:val="24"/>
          <w:szCs w:val="24"/>
          <w:lang w:val="en-AU"/>
        </w:rPr>
        <w:fldChar w:fldCharType="end"/>
      </w:r>
      <w:r w:rsidR="00013B97" w:rsidRPr="00C20531">
        <w:rPr>
          <w:rFonts w:ascii="Times New Roman" w:hAnsi="Times New Roman" w:cs="Times New Roman"/>
          <w:iCs/>
          <w:sz w:val="24"/>
          <w:szCs w:val="24"/>
        </w:rPr>
        <w:t>.</w:t>
      </w:r>
    </w:p>
    <w:p w14:paraId="1DB0E0FB" w14:textId="77777777" w:rsidR="000669DF" w:rsidRPr="00C20531" w:rsidRDefault="000669DF" w:rsidP="00235BC3">
      <w:pPr>
        <w:spacing w:line="480" w:lineRule="auto"/>
        <w:rPr>
          <w:rFonts w:ascii="Times New Roman" w:hAnsi="Times New Roman" w:cs="Times New Roman"/>
          <w:iCs/>
          <w:sz w:val="24"/>
          <w:szCs w:val="24"/>
        </w:rPr>
      </w:pPr>
    </w:p>
    <w:p w14:paraId="4994B29F" w14:textId="5BA68107" w:rsidR="00E1757F" w:rsidRPr="00DA5735" w:rsidRDefault="009F6452" w:rsidP="00235BC3">
      <w:pPr>
        <w:spacing w:line="480" w:lineRule="auto"/>
        <w:rPr>
          <w:lang w:val="en-GB"/>
        </w:rPr>
      </w:pPr>
      <w:r>
        <w:rPr>
          <w:rFonts w:ascii="Times New Roman" w:hAnsi="Times New Roman" w:cs="Times New Roman"/>
          <w:iCs/>
          <w:sz w:val="24"/>
          <w:szCs w:val="24"/>
          <w:lang w:val="en-GB"/>
        </w:rPr>
        <w:t>O</w:t>
      </w:r>
      <w:r w:rsidR="00593447">
        <w:rPr>
          <w:rFonts w:ascii="Times New Roman" w:hAnsi="Times New Roman" w:cs="Times New Roman"/>
          <w:iCs/>
          <w:sz w:val="24"/>
          <w:szCs w:val="24"/>
          <w:lang w:val="en-GB"/>
        </w:rPr>
        <w:t xml:space="preserve">ur model was </w:t>
      </w:r>
      <w:r>
        <w:rPr>
          <w:rFonts w:ascii="Times New Roman" w:hAnsi="Times New Roman" w:cs="Times New Roman"/>
          <w:iCs/>
          <w:sz w:val="24"/>
          <w:szCs w:val="24"/>
          <w:lang w:val="en-GB"/>
        </w:rPr>
        <w:t xml:space="preserve">thus </w:t>
      </w:r>
      <w:r w:rsidR="00593447">
        <w:rPr>
          <w:rFonts w:ascii="Times New Roman" w:hAnsi="Times New Roman" w:cs="Times New Roman"/>
          <w:iCs/>
          <w:sz w:val="24"/>
          <w:szCs w:val="24"/>
          <w:lang w:val="en-GB"/>
        </w:rPr>
        <w:t xml:space="preserve">good at predicting the main spatial risk pattern over the region but failed at </w:t>
      </w:r>
      <w:r w:rsidR="00F01D08">
        <w:rPr>
          <w:rFonts w:ascii="Times New Roman" w:hAnsi="Times New Roman" w:cs="Times New Roman"/>
          <w:iCs/>
          <w:sz w:val="24"/>
          <w:szCs w:val="24"/>
          <w:lang w:val="en-GB"/>
        </w:rPr>
        <w:t>identifying</w:t>
      </w:r>
      <w:r w:rsidR="00593447">
        <w:rPr>
          <w:rFonts w:ascii="Times New Roman" w:hAnsi="Times New Roman" w:cs="Times New Roman"/>
          <w:iCs/>
          <w:sz w:val="24"/>
          <w:szCs w:val="24"/>
          <w:lang w:val="en-GB"/>
        </w:rPr>
        <w:t xml:space="preserve"> mortality hotspots.</w:t>
      </w:r>
      <w:r w:rsidR="00845169">
        <w:rPr>
          <w:rFonts w:ascii="Times New Roman" w:hAnsi="Times New Roman" w:cs="Times New Roman"/>
          <w:iCs/>
          <w:sz w:val="24"/>
          <w:szCs w:val="24"/>
          <w:lang w:val="en-GB"/>
        </w:rPr>
        <w:t xml:space="preserve"> This may either be because </w:t>
      </w:r>
      <w:r w:rsidR="00280352">
        <w:rPr>
          <w:rFonts w:ascii="Times New Roman" w:hAnsi="Times New Roman" w:cs="Times New Roman"/>
          <w:iCs/>
          <w:sz w:val="24"/>
          <w:szCs w:val="24"/>
          <w:lang w:val="en-GB"/>
        </w:rPr>
        <w:t xml:space="preserve">data resolution in the </w:t>
      </w:r>
      <w:r w:rsidR="00845169">
        <w:rPr>
          <w:rFonts w:ascii="Times New Roman" w:hAnsi="Times New Roman" w:cs="Times New Roman"/>
          <w:iCs/>
          <w:sz w:val="24"/>
          <w:szCs w:val="24"/>
          <w:lang w:val="en-GB"/>
        </w:rPr>
        <w:t>exposure layer was insufficient to reveal locally high presence intensities</w:t>
      </w:r>
      <w:r w:rsidR="00280352">
        <w:rPr>
          <w:rFonts w:ascii="Times New Roman" w:hAnsi="Times New Roman" w:cs="Times New Roman"/>
          <w:iCs/>
          <w:sz w:val="24"/>
          <w:szCs w:val="24"/>
          <w:lang w:val="en-GB"/>
        </w:rPr>
        <w:t>, or because we missed covariates explaining hotspot occurrence [</w:t>
      </w:r>
      <w:r w:rsidR="00280352" w:rsidRPr="00280352">
        <w:rPr>
          <w:rFonts w:ascii="Times New Roman" w:hAnsi="Times New Roman" w:cs="Times New Roman"/>
          <w:iCs/>
          <w:sz w:val="24"/>
          <w:szCs w:val="24"/>
          <w:highlight w:val="yellow"/>
          <w:lang w:val="en-GB"/>
        </w:rPr>
        <w:t>check refs sur hotspots</w:t>
      </w:r>
      <w:r w:rsidR="00280352">
        <w:rPr>
          <w:rFonts w:ascii="Times New Roman" w:hAnsi="Times New Roman" w:cs="Times New Roman"/>
          <w:iCs/>
          <w:sz w:val="24"/>
          <w:szCs w:val="24"/>
          <w:lang w:val="en-GB"/>
        </w:rPr>
        <w:t>].</w:t>
      </w:r>
      <w:r w:rsidR="00E56B10">
        <w:rPr>
          <w:rFonts w:ascii="Times New Roman" w:hAnsi="Times New Roman" w:cs="Times New Roman"/>
          <w:iCs/>
          <w:sz w:val="24"/>
          <w:szCs w:val="24"/>
          <w:lang w:val="en-GB"/>
        </w:rPr>
        <w:t xml:space="preserve"> However, spatial non-stationarity in the processes that trigger hotspots may limit parsimonious improvements of the model</w:t>
      </w:r>
      <w:r w:rsidR="0053618E">
        <w:rPr>
          <w:rFonts w:ascii="Times New Roman" w:hAnsi="Times New Roman" w:cs="Times New Roman"/>
          <w:iCs/>
          <w:sz w:val="24"/>
          <w:szCs w:val="24"/>
          <w:lang w:val="en-GB"/>
        </w:rPr>
        <w:t xml:space="preserve"> and </w:t>
      </w:r>
      <w:r w:rsidR="005809E7">
        <w:rPr>
          <w:rFonts w:ascii="Times New Roman" w:hAnsi="Times New Roman" w:cs="Times New Roman"/>
          <w:iCs/>
          <w:sz w:val="24"/>
          <w:szCs w:val="24"/>
          <w:lang w:val="en-GB"/>
        </w:rPr>
        <w:t xml:space="preserve">restrain </w:t>
      </w:r>
      <w:r w:rsidR="0053618E">
        <w:rPr>
          <w:rFonts w:ascii="Times New Roman" w:hAnsi="Times New Roman" w:cs="Times New Roman"/>
          <w:iCs/>
          <w:sz w:val="24"/>
          <w:szCs w:val="24"/>
          <w:lang w:val="en-GB"/>
        </w:rPr>
        <w:t xml:space="preserve">the relevance of </w:t>
      </w:r>
      <w:r w:rsidR="005809E7">
        <w:rPr>
          <w:rFonts w:ascii="Times New Roman" w:hAnsi="Times New Roman" w:cs="Times New Roman"/>
          <w:iCs/>
          <w:sz w:val="24"/>
          <w:szCs w:val="24"/>
          <w:lang w:val="en-GB"/>
        </w:rPr>
        <w:t xml:space="preserve">gathering </w:t>
      </w:r>
      <w:r w:rsidR="0053618E">
        <w:rPr>
          <w:rFonts w:ascii="Times New Roman" w:hAnsi="Times New Roman" w:cs="Times New Roman"/>
          <w:iCs/>
          <w:sz w:val="24"/>
          <w:szCs w:val="24"/>
          <w:lang w:val="en-GB"/>
        </w:rPr>
        <w:t>a single, regionally consistent set of fine-grained covariates.</w:t>
      </w:r>
      <w:r w:rsidR="0015592A">
        <w:rPr>
          <w:rFonts w:ascii="Times New Roman" w:hAnsi="Times New Roman" w:cs="Times New Roman"/>
          <w:iCs/>
          <w:sz w:val="24"/>
          <w:szCs w:val="24"/>
          <w:lang w:val="en-GB"/>
        </w:rPr>
        <w:t xml:space="preserve"> </w:t>
      </w:r>
      <w:r w:rsidR="00337593">
        <w:rPr>
          <w:rFonts w:ascii="Times New Roman" w:hAnsi="Times New Roman" w:cs="Times New Roman"/>
          <w:iCs/>
          <w:sz w:val="24"/>
          <w:szCs w:val="24"/>
          <w:lang w:val="en-GB"/>
        </w:rPr>
        <w:t xml:space="preserve">Integrated models may ultimately allow joint predictions of regional and local risk patterns by unifying the potentials of coarse regional </w:t>
      </w:r>
      <w:r w:rsidR="00FF273C">
        <w:rPr>
          <w:rFonts w:ascii="Times New Roman" w:hAnsi="Times New Roman" w:cs="Times New Roman"/>
          <w:iCs/>
          <w:sz w:val="24"/>
          <w:szCs w:val="24"/>
          <w:lang w:val="en-GB"/>
        </w:rPr>
        <w:t xml:space="preserve">records </w:t>
      </w:r>
      <w:r w:rsidR="00337593">
        <w:rPr>
          <w:rFonts w:ascii="Times New Roman" w:hAnsi="Times New Roman" w:cs="Times New Roman"/>
          <w:iCs/>
          <w:sz w:val="24"/>
          <w:szCs w:val="24"/>
          <w:lang w:val="en-GB"/>
        </w:rPr>
        <w:t>and local protocoled surveys [</w:t>
      </w:r>
      <w:r w:rsidR="00337593" w:rsidRPr="00CE20D5">
        <w:rPr>
          <w:rFonts w:ascii="Times New Roman" w:hAnsi="Times New Roman" w:cs="Times New Roman"/>
          <w:iCs/>
          <w:sz w:val="24"/>
          <w:szCs w:val="24"/>
          <w:highlight w:val="yellow"/>
          <w:lang w:val="en-GB"/>
        </w:rPr>
        <w:t>REF</w:t>
      </w:r>
      <w:r w:rsidR="00337593">
        <w:rPr>
          <w:rFonts w:ascii="Times New Roman" w:hAnsi="Times New Roman" w:cs="Times New Roman"/>
          <w:iCs/>
          <w:sz w:val="24"/>
          <w:szCs w:val="24"/>
          <w:lang w:val="en-GB"/>
        </w:rPr>
        <w:t>]</w:t>
      </w:r>
      <w:r w:rsidR="00FF273C">
        <w:rPr>
          <w:rFonts w:ascii="Times New Roman" w:hAnsi="Times New Roman" w:cs="Times New Roman"/>
          <w:iCs/>
          <w:sz w:val="24"/>
          <w:szCs w:val="24"/>
          <w:lang w:val="en-GB"/>
        </w:rPr>
        <w:t>, as long as spatial variation is adequately represented at both scales</w:t>
      </w:r>
      <w:r w:rsidR="00337593">
        <w:rPr>
          <w:rFonts w:ascii="Times New Roman" w:hAnsi="Times New Roman" w:cs="Times New Roman"/>
          <w:iCs/>
          <w:sz w:val="24"/>
          <w:szCs w:val="24"/>
          <w:lang w:val="en-GB"/>
        </w:rPr>
        <w:t xml:space="preserve">. </w:t>
      </w:r>
      <w:r w:rsidR="00FF273C">
        <w:rPr>
          <w:rFonts w:ascii="Times New Roman" w:hAnsi="Times New Roman" w:cs="Times New Roman"/>
          <w:iCs/>
          <w:sz w:val="24"/>
          <w:szCs w:val="24"/>
          <w:lang w:val="en-GB"/>
        </w:rPr>
        <w:t>Since this development is still far-off given current data availability</w:t>
      </w:r>
      <w:r w:rsidR="0015592A">
        <w:rPr>
          <w:rFonts w:ascii="Times New Roman" w:hAnsi="Times New Roman" w:cs="Times New Roman"/>
          <w:iCs/>
          <w:sz w:val="24"/>
          <w:szCs w:val="24"/>
          <w:lang w:val="en-GB"/>
        </w:rPr>
        <w:t xml:space="preserve">, we suggest that spatial residuals </w:t>
      </w:r>
      <w:r w:rsidR="00FA2107">
        <w:rPr>
          <w:rFonts w:ascii="Times New Roman" w:hAnsi="Times New Roman" w:cs="Times New Roman"/>
          <w:iCs/>
          <w:sz w:val="24"/>
          <w:szCs w:val="24"/>
          <w:lang w:val="en-GB"/>
        </w:rPr>
        <w:t xml:space="preserve">from models built on opportunistic records </w:t>
      </w:r>
      <w:r w:rsidR="0015592A">
        <w:rPr>
          <w:rFonts w:ascii="Times New Roman" w:hAnsi="Times New Roman" w:cs="Times New Roman"/>
          <w:iCs/>
          <w:sz w:val="24"/>
          <w:szCs w:val="24"/>
          <w:lang w:val="en-GB"/>
        </w:rPr>
        <w:t xml:space="preserve">may </w:t>
      </w:r>
      <w:r w:rsidR="00654701">
        <w:rPr>
          <w:rFonts w:ascii="Times New Roman" w:hAnsi="Times New Roman" w:cs="Times New Roman"/>
          <w:iCs/>
          <w:sz w:val="24"/>
          <w:szCs w:val="24"/>
          <w:lang w:val="en-GB"/>
        </w:rPr>
        <w:t xml:space="preserve">first </w:t>
      </w:r>
      <w:r w:rsidR="0015592A">
        <w:rPr>
          <w:rFonts w:ascii="Times New Roman" w:hAnsi="Times New Roman" w:cs="Times New Roman"/>
          <w:iCs/>
          <w:sz w:val="24"/>
          <w:szCs w:val="24"/>
          <w:lang w:val="en-GB"/>
        </w:rPr>
        <w:t>be used to priori</w:t>
      </w:r>
      <w:r w:rsidR="001B413F">
        <w:rPr>
          <w:rFonts w:ascii="Times New Roman" w:hAnsi="Times New Roman" w:cs="Times New Roman"/>
          <w:iCs/>
          <w:sz w:val="24"/>
          <w:szCs w:val="24"/>
          <w:lang w:val="en-GB"/>
        </w:rPr>
        <w:t>ti</w:t>
      </w:r>
      <w:r w:rsidR="0015592A">
        <w:rPr>
          <w:rFonts w:ascii="Times New Roman" w:hAnsi="Times New Roman" w:cs="Times New Roman"/>
          <w:iCs/>
          <w:sz w:val="24"/>
          <w:szCs w:val="24"/>
          <w:lang w:val="en-GB"/>
        </w:rPr>
        <w:t xml:space="preserve">ze protocoled sampling on specific localities that </w:t>
      </w:r>
      <w:r w:rsidR="00926F43">
        <w:rPr>
          <w:rFonts w:ascii="Times New Roman" w:hAnsi="Times New Roman" w:cs="Times New Roman"/>
          <w:iCs/>
          <w:sz w:val="24"/>
          <w:szCs w:val="24"/>
          <w:lang w:val="en-GB"/>
        </w:rPr>
        <w:t>deserve</w:t>
      </w:r>
      <w:r w:rsidR="0015592A">
        <w:rPr>
          <w:rFonts w:ascii="Times New Roman" w:hAnsi="Times New Roman" w:cs="Times New Roman"/>
          <w:iCs/>
          <w:sz w:val="24"/>
          <w:szCs w:val="24"/>
          <w:lang w:val="en-GB"/>
        </w:rPr>
        <w:t xml:space="preserve"> increased understanding of collision factors.</w:t>
      </w:r>
      <w:r w:rsidR="001B413F">
        <w:rPr>
          <w:rFonts w:ascii="Times New Roman" w:hAnsi="Times New Roman" w:cs="Times New Roman"/>
          <w:iCs/>
          <w:sz w:val="24"/>
          <w:szCs w:val="24"/>
          <w:lang w:val="en-GB"/>
        </w:rPr>
        <w:t xml:space="preserve"> </w:t>
      </w:r>
    </w:p>
    <w:p w14:paraId="049C8753" w14:textId="77777777" w:rsidR="00E71597" w:rsidRPr="001B3EB0" w:rsidRDefault="00E71597" w:rsidP="00E71597">
      <w:pPr>
        <w:spacing w:line="480" w:lineRule="auto"/>
        <w:rPr>
          <w:rFonts w:ascii="Times New Roman" w:hAnsi="Times New Roman" w:cs="Times New Roman"/>
          <w:iCs/>
          <w:sz w:val="24"/>
          <w:szCs w:val="24"/>
          <w:lang w:val="en-AU"/>
        </w:rPr>
      </w:pPr>
    </w:p>
    <w:p w14:paraId="0C533DBF" w14:textId="3CD525A8" w:rsidR="009A2552" w:rsidRPr="001B3EB0" w:rsidRDefault="00226A79" w:rsidP="00235BC3">
      <w:pPr>
        <w:spacing w:line="480" w:lineRule="auto"/>
        <w:rPr>
          <w:rFonts w:ascii="Times New Roman" w:hAnsi="Times New Roman" w:cs="Times New Roman"/>
          <w:i/>
          <w:sz w:val="24"/>
          <w:szCs w:val="24"/>
          <w:lang w:val="en-AU"/>
        </w:rPr>
      </w:pPr>
      <w:r w:rsidRPr="001B3EB0">
        <w:rPr>
          <w:rFonts w:ascii="Times New Roman" w:hAnsi="Times New Roman" w:cs="Times New Roman"/>
          <w:i/>
          <w:sz w:val="24"/>
          <w:szCs w:val="24"/>
          <w:lang w:val="en-AU"/>
        </w:rPr>
        <w:t>Operational implications</w:t>
      </w:r>
      <w:r w:rsidR="00844DBD" w:rsidRPr="001B3EB0">
        <w:rPr>
          <w:rFonts w:ascii="Times New Roman" w:hAnsi="Times New Roman" w:cs="Times New Roman"/>
          <w:i/>
          <w:sz w:val="24"/>
          <w:szCs w:val="24"/>
          <w:lang w:val="en-AU"/>
        </w:rPr>
        <w:t xml:space="preserve"> (public policies)</w:t>
      </w:r>
    </w:p>
    <w:p w14:paraId="20AE2939" w14:textId="77777777" w:rsidR="00981A32" w:rsidRPr="001B3EB0" w:rsidRDefault="00981A32" w:rsidP="00981A32">
      <w:pPr>
        <w:spacing w:line="480" w:lineRule="auto"/>
        <w:rPr>
          <w:rFonts w:ascii="Times New Roman" w:hAnsi="Times New Roman" w:cs="Times New Roman"/>
          <w:iCs/>
          <w:sz w:val="24"/>
          <w:szCs w:val="24"/>
          <w:lang w:val="en-AU"/>
        </w:rPr>
      </w:pPr>
    </w:p>
    <w:p w14:paraId="7E5BFB31" w14:textId="48DCAE36" w:rsidR="00981A32" w:rsidRDefault="00393DB3" w:rsidP="00981A32">
      <w:pPr>
        <w:spacing w:line="480" w:lineRule="auto"/>
        <w:rPr>
          <w:rFonts w:ascii="Times New Roman" w:hAnsi="Times New Roman" w:cs="Times New Roman"/>
          <w:iCs/>
          <w:sz w:val="24"/>
          <w:szCs w:val="24"/>
          <w:lang w:val="en-GB"/>
        </w:rPr>
      </w:pPr>
      <w:r w:rsidRPr="00393DB3">
        <w:rPr>
          <w:rFonts w:ascii="Times New Roman" w:hAnsi="Times New Roman" w:cs="Times New Roman"/>
          <w:iCs/>
          <w:sz w:val="24"/>
          <w:szCs w:val="24"/>
          <w:lang w:val="en-GB"/>
        </w:rPr>
        <w:lastRenderedPageBreak/>
        <w:t>Our</w:t>
      </w:r>
      <w:r>
        <w:rPr>
          <w:rFonts w:ascii="Times New Roman" w:hAnsi="Times New Roman" w:cs="Times New Roman"/>
          <w:iCs/>
          <w:sz w:val="24"/>
          <w:szCs w:val="24"/>
          <w:lang w:val="en-GB"/>
        </w:rPr>
        <w:t xml:space="preserve"> conclusions are positive on the usability of opportunistic data to provide biologically relevant and relatively robust predictive maps of the wildlife roadkill risk for regional-level spatial planning. However, pretending that this model is fully adequate for operational use by road managers confronted to roadkill collisions would be an overstatement. </w:t>
      </w:r>
      <w:r w:rsidR="009164F4">
        <w:rPr>
          <w:rFonts w:ascii="Times New Roman" w:hAnsi="Times New Roman" w:cs="Times New Roman"/>
          <w:iCs/>
          <w:sz w:val="24"/>
          <w:szCs w:val="24"/>
          <w:lang w:val="en-GB"/>
        </w:rPr>
        <w:t>Since models can only be as good as the underlying data [</w:t>
      </w:r>
      <w:r w:rsidR="009164F4" w:rsidRPr="009164F4">
        <w:rPr>
          <w:rFonts w:ascii="Times New Roman" w:hAnsi="Times New Roman" w:cs="Times New Roman"/>
          <w:iCs/>
          <w:sz w:val="24"/>
          <w:szCs w:val="24"/>
          <w:highlight w:val="yellow"/>
          <w:lang w:val="en-GB"/>
        </w:rPr>
        <w:t>REF</w:t>
      </w:r>
      <w:r w:rsidR="009164F4">
        <w:rPr>
          <w:rFonts w:ascii="Times New Roman" w:hAnsi="Times New Roman" w:cs="Times New Roman"/>
          <w:iCs/>
          <w:sz w:val="24"/>
          <w:szCs w:val="24"/>
          <w:lang w:val="en-GB"/>
        </w:rPr>
        <w:t>], we propose that a first iteration of a risk model solely based on non-protocoled records should be used for sampling priori</w:t>
      </w:r>
      <w:r w:rsidR="00C75EE7">
        <w:rPr>
          <w:rFonts w:ascii="Times New Roman" w:hAnsi="Times New Roman" w:cs="Times New Roman"/>
          <w:iCs/>
          <w:sz w:val="24"/>
          <w:szCs w:val="24"/>
          <w:lang w:val="en-GB"/>
        </w:rPr>
        <w:t>ti</w:t>
      </w:r>
      <w:r w:rsidR="009164F4">
        <w:rPr>
          <w:rFonts w:ascii="Times New Roman" w:hAnsi="Times New Roman" w:cs="Times New Roman"/>
          <w:iCs/>
          <w:sz w:val="24"/>
          <w:szCs w:val="24"/>
          <w:lang w:val="en-GB"/>
        </w:rPr>
        <w:t xml:space="preserve">zation rather than </w:t>
      </w:r>
      <w:r w:rsidR="00C75EE7">
        <w:rPr>
          <w:rFonts w:ascii="Times New Roman" w:hAnsi="Times New Roman" w:cs="Times New Roman"/>
          <w:iCs/>
          <w:sz w:val="24"/>
          <w:szCs w:val="24"/>
          <w:lang w:val="en-GB"/>
        </w:rPr>
        <w:t xml:space="preserve">decision making. </w:t>
      </w:r>
      <w:r w:rsidR="006B2613">
        <w:rPr>
          <w:rFonts w:ascii="Times New Roman" w:hAnsi="Times New Roman" w:cs="Times New Roman"/>
          <w:iCs/>
          <w:sz w:val="24"/>
          <w:szCs w:val="24"/>
          <w:lang w:val="en-GB"/>
        </w:rPr>
        <w:t>This</w:t>
      </w:r>
      <w:r w:rsidR="00AA36E1">
        <w:rPr>
          <w:rFonts w:ascii="Times New Roman" w:hAnsi="Times New Roman" w:cs="Times New Roman"/>
          <w:iCs/>
          <w:sz w:val="24"/>
          <w:szCs w:val="24"/>
          <w:lang w:val="en-GB"/>
        </w:rPr>
        <w:t xml:space="preserve"> </w:t>
      </w:r>
      <w:r w:rsidR="006B2613">
        <w:rPr>
          <w:rFonts w:ascii="Times New Roman" w:hAnsi="Times New Roman" w:cs="Times New Roman"/>
          <w:iCs/>
          <w:sz w:val="24"/>
          <w:szCs w:val="24"/>
          <w:lang w:val="en-GB"/>
        </w:rPr>
        <w:t>step should lead to the planification of protocoled surveys at locations optimized for the spatial coverage of areas in which opportunistic data reveal insufficient</w:t>
      </w:r>
      <w:r w:rsidR="002A5CB9">
        <w:rPr>
          <w:rFonts w:ascii="Times New Roman" w:hAnsi="Times New Roman" w:cs="Times New Roman"/>
          <w:iCs/>
          <w:sz w:val="24"/>
          <w:szCs w:val="24"/>
          <w:lang w:val="en-GB"/>
        </w:rPr>
        <w:t xml:space="preserve">, and to identify ambiguities in </w:t>
      </w:r>
      <w:r w:rsidR="00D1560E">
        <w:rPr>
          <w:rFonts w:ascii="Times New Roman" w:hAnsi="Times New Roman" w:cs="Times New Roman"/>
          <w:iCs/>
          <w:sz w:val="24"/>
          <w:szCs w:val="24"/>
          <w:lang w:val="en-GB"/>
        </w:rPr>
        <w:t xml:space="preserve">pattern </w:t>
      </w:r>
      <w:r w:rsidR="002A5CB9">
        <w:rPr>
          <w:rFonts w:ascii="Times New Roman" w:hAnsi="Times New Roman" w:cs="Times New Roman"/>
          <w:iCs/>
          <w:sz w:val="24"/>
          <w:szCs w:val="24"/>
          <w:lang w:val="en-GB"/>
        </w:rPr>
        <w:t>interpretations that suggest detection biases</w:t>
      </w:r>
      <w:r w:rsidR="00D1560E">
        <w:rPr>
          <w:rFonts w:ascii="Times New Roman" w:hAnsi="Times New Roman" w:cs="Times New Roman"/>
          <w:iCs/>
          <w:sz w:val="24"/>
          <w:szCs w:val="24"/>
          <w:lang w:val="en-GB"/>
        </w:rPr>
        <w:t xml:space="preserve"> or deficiencies in covariates</w:t>
      </w:r>
      <w:r w:rsidR="002A5CB9">
        <w:rPr>
          <w:rFonts w:ascii="Times New Roman" w:hAnsi="Times New Roman" w:cs="Times New Roman"/>
          <w:iCs/>
          <w:sz w:val="24"/>
          <w:szCs w:val="24"/>
          <w:lang w:val="en-GB"/>
        </w:rPr>
        <w:t xml:space="preserve">. </w:t>
      </w:r>
      <w:r w:rsidR="00EC3367">
        <w:rPr>
          <w:rFonts w:ascii="Times New Roman" w:hAnsi="Times New Roman" w:cs="Times New Roman"/>
          <w:iCs/>
          <w:sz w:val="24"/>
          <w:szCs w:val="24"/>
          <w:lang w:val="en-GB"/>
        </w:rPr>
        <w:t>This step is especially relevant in contexts similar to our roadkill risk</w:t>
      </w:r>
      <w:r w:rsidR="00727634">
        <w:rPr>
          <w:rFonts w:ascii="Times New Roman" w:hAnsi="Times New Roman" w:cs="Times New Roman"/>
          <w:iCs/>
          <w:sz w:val="24"/>
          <w:szCs w:val="24"/>
          <w:lang w:val="en-GB"/>
        </w:rPr>
        <w:t xml:space="preserve"> results</w:t>
      </w:r>
      <w:r w:rsidR="00EC3367">
        <w:rPr>
          <w:rFonts w:ascii="Times New Roman" w:hAnsi="Times New Roman" w:cs="Times New Roman"/>
          <w:iCs/>
          <w:sz w:val="24"/>
          <w:szCs w:val="24"/>
          <w:lang w:val="en-GB"/>
        </w:rPr>
        <w:t xml:space="preserve">, </w:t>
      </w:r>
      <w:r w:rsidR="00727634">
        <w:rPr>
          <w:rFonts w:ascii="Times New Roman" w:hAnsi="Times New Roman" w:cs="Times New Roman"/>
          <w:iCs/>
          <w:sz w:val="24"/>
          <w:szCs w:val="24"/>
          <w:lang w:val="en-GB"/>
        </w:rPr>
        <w:t xml:space="preserve">in which </w:t>
      </w:r>
      <w:r w:rsidR="00EC3367">
        <w:rPr>
          <w:rFonts w:ascii="Times New Roman" w:hAnsi="Times New Roman" w:cs="Times New Roman"/>
          <w:iCs/>
          <w:sz w:val="24"/>
          <w:szCs w:val="24"/>
          <w:lang w:val="en-GB"/>
        </w:rPr>
        <w:t xml:space="preserve">mortality hotspots </w:t>
      </w:r>
      <w:r w:rsidR="004835BD">
        <w:rPr>
          <w:rFonts w:ascii="Times New Roman" w:hAnsi="Times New Roman" w:cs="Times New Roman"/>
          <w:iCs/>
          <w:sz w:val="24"/>
          <w:szCs w:val="24"/>
          <w:lang w:val="en-GB"/>
        </w:rPr>
        <w:t>seem to respond to</w:t>
      </w:r>
      <w:r w:rsidR="00EC3367">
        <w:rPr>
          <w:rFonts w:ascii="Times New Roman" w:hAnsi="Times New Roman" w:cs="Times New Roman"/>
          <w:iCs/>
          <w:sz w:val="24"/>
          <w:szCs w:val="24"/>
          <w:lang w:val="en-GB"/>
        </w:rPr>
        <w:t xml:space="preserve"> finer-grained determinants than the average regional pattern. Hence, w</w:t>
      </w:r>
      <w:r w:rsidR="00D1560E">
        <w:rPr>
          <w:rFonts w:ascii="Times New Roman" w:hAnsi="Times New Roman" w:cs="Times New Roman"/>
          <w:iCs/>
          <w:sz w:val="24"/>
          <w:szCs w:val="24"/>
          <w:lang w:val="en-GB"/>
        </w:rPr>
        <w:t xml:space="preserve">e suggest that no model complexification </w:t>
      </w:r>
      <w:r w:rsidR="0036392E">
        <w:rPr>
          <w:rFonts w:ascii="Times New Roman" w:hAnsi="Times New Roman" w:cs="Times New Roman"/>
          <w:iCs/>
          <w:sz w:val="24"/>
          <w:szCs w:val="24"/>
          <w:lang w:val="en-GB"/>
        </w:rPr>
        <w:t xml:space="preserve">would </w:t>
      </w:r>
      <w:r w:rsidR="00D1560E">
        <w:rPr>
          <w:rFonts w:ascii="Times New Roman" w:hAnsi="Times New Roman" w:cs="Times New Roman"/>
          <w:iCs/>
          <w:sz w:val="24"/>
          <w:szCs w:val="24"/>
          <w:lang w:val="en-GB"/>
        </w:rPr>
        <w:t xml:space="preserve">really </w:t>
      </w:r>
      <w:r w:rsidR="0036392E">
        <w:rPr>
          <w:rFonts w:ascii="Times New Roman" w:hAnsi="Times New Roman" w:cs="Times New Roman"/>
          <w:iCs/>
          <w:sz w:val="24"/>
          <w:szCs w:val="24"/>
          <w:lang w:val="en-GB"/>
        </w:rPr>
        <w:t xml:space="preserve">be </w:t>
      </w:r>
      <w:r w:rsidR="00D1560E">
        <w:rPr>
          <w:rFonts w:ascii="Times New Roman" w:hAnsi="Times New Roman" w:cs="Times New Roman"/>
          <w:iCs/>
          <w:sz w:val="24"/>
          <w:szCs w:val="24"/>
          <w:lang w:val="en-GB"/>
        </w:rPr>
        <w:t xml:space="preserve">useful </w:t>
      </w:r>
      <w:r w:rsidR="00A61392">
        <w:rPr>
          <w:rFonts w:ascii="Times New Roman" w:hAnsi="Times New Roman" w:cs="Times New Roman"/>
          <w:iCs/>
          <w:sz w:val="24"/>
          <w:szCs w:val="24"/>
          <w:lang w:val="en-GB"/>
        </w:rPr>
        <w:t>if not associated with improvement in data collection</w:t>
      </w:r>
      <w:r w:rsidR="00E301C8">
        <w:rPr>
          <w:rFonts w:ascii="Times New Roman" w:hAnsi="Times New Roman" w:cs="Times New Roman"/>
          <w:iCs/>
          <w:sz w:val="24"/>
          <w:szCs w:val="24"/>
          <w:lang w:val="en-GB"/>
        </w:rPr>
        <w:t xml:space="preserve"> in the prospect </w:t>
      </w:r>
      <w:r w:rsidR="00A61392">
        <w:rPr>
          <w:rFonts w:ascii="Times New Roman" w:hAnsi="Times New Roman" w:cs="Times New Roman"/>
          <w:iCs/>
          <w:sz w:val="24"/>
          <w:szCs w:val="24"/>
          <w:lang w:val="en-GB"/>
        </w:rPr>
        <w:t>of building integrated risk models</w:t>
      </w:r>
      <w:r w:rsidR="0020484C">
        <w:rPr>
          <w:rFonts w:ascii="Times New Roman" w:hAnsi="Times New Roman" w:cs="Times New Roman"/>
          <w:iCs/>
          <w:sz w:val="24"/>
          <w:szCs w:val="24"/>
          <w:lang w:val="en-GB"/>
        </w:rPr>
        <w:t xml:space="preserve">. </w:t>
      </w:r>
      <w:r w:rsidR="001724CA">
        <w:rPr>
          <w:rFonts w:ascii="Times New Roman" w:hAnsi="Times New Roman" w:cs="Times New Roman"/>
          <w:iCs/>
          <w:sz w:val="24"/>
          <w:szCs w:val="24"/>
          <w:lang w:val="en-GB"/>
        </w:rPr>
        <w:t xml:space="preserve">Furthermore, </w:t>
      </w:r>
      <w:r w:rsidR="00C720D7">
        <w:rPr>
          <w:rFonts w:ascii="Times New Roman" w:hAnsi="Times New Roman" w:cs="Times New Roman"/>
          <w:iCs/>
          <w:sz w:val="24"/>
          <w:szCs w:val="24"/>
          <w:lang w:val="en-GB"/>
        </w:rPr>
        <w:t xml:space="preserve">quantitative </w:t>
      </w:r>
      <w:r w:rsidR="00CD46A0">
        <w:rPr>
          <w:rFonts w:ascii="Times New Roman" w:hAnsi="Times New Roman" w:cs="Times New Roman"/>
          <w:iCs/>
          <w:sz w:val="24"/>
          <w:szCs w:val="24"/>
          <w:lang w:val="en-GB"/>
        </w:rPr>
        <w:t xml:space="preserve">predictive assessment </w:t>
      </w:r>
      <w:r w:rsidR="00C720D7">
        <w:rPr>
          <w:rFonts w:ascii="Times New Roman" w:hAnsi="Times New Roman" w:cs="Times New Roman"/>
          <w:iCs/>
          <w:sz w:val="24"/>
          <w:szCs w:val="24"/>
          <w:lang w:val="en-GB"/>
        </w:rPr>
        <w:t xml:space="preserve">and </w:t>
      </w:r>
      <w:r w:rsidR="001724CA">
        <w:rPr>
          <w:rFonts w:ascii="Times New Roman" w:hAnsi="Times New Roman" w:cs="Times New Roman"/>
          <w:iCs/>
          <w:sz w:val="24"/>
          <w:szCs w:val="24"/>
          <w:lang w:val="en-GB"/>
        </w:rPr>
        <w:t>expert</w:t>
      </w:r>
      <w:r w:rsidR="00C720D7">
        <w:rPr>
          <w:rFonts w:ascii="Times New Roman" w:hAnsi="Times New Roman" w:cs="Times New Roman"/>
          <w:iCs/>
          <w:sz w:val="24"/>
          <w:szCs w:val="24"/>
          <w:lang w:val="en-GB"/>
        </w:rPr>
        <w:t xml:space="preserve">-based </w:t>
      </w:r>
      <w:r w:rsidR="00CD46A0">
        <w:rPr>
          <w:rFonts w:ascii="Times New Roman" w:hAnsi="Times New Roman" w:cs="Times New Roman"/>
          <w:iCs/>
          <w:sz w:val="24"/>
          <w:szCs w:val="24"/>
          <w:lang w:val="en-GB"/>
        </w:rPr>
        <w:t xml:space="preserve">advice </w:t>
      </w:r>
      <w:r w:rsidR="00C720D7">
        <w:rPr>
          <w:rFonts w:ascii="Times New Roman" w:hAnsi="Times New Roman" w:cs="Times New Roman"/>
          <w:iCs/>
          <w:sz w:val="24"/>
          <w:szCs w:val="24"/>
          <w:lang w:val="en-GB"/>
        </w:rPr>
        <w:t xml:space="preserve">are complementary and should be used in association </w:t>
      </w:r>
      <w:r w:rsidR="00CD46A0">
        <w:rPr>
          <w:rFonts w:ascii="Times New Roman" w:hAnsi="Times New Roman" w:cs="Times New Roman"/>
          <w:iCs/>
          <w:sz w:val="24"/>
          <w:szCs w:val="24"/>
          <w:lang w:val="en-GB"/>
        </w:rPr>
        <w:t xml:space="preserve">for model validation. </w:t>
      </w:r>
      <w:r w:rsidR="00E62773">
        <w:rPr>
          <w:rFonts w:ascii="Times New Roman" w:hAnsi="Times New Roman" w:cs="Times New Roman"/>
          <w:iCs/>
          <w:sz w:val="24"/>
          <w:szCs w:val="24"/>
          <w:lang w:val="en-GB"/>
        </w:rPr>
        <w:t xml:space="preserve">Beyond local experts’ knowledge of species distributions and their useful intuition on some spatial patterns, </w:t>
      </w:r>
      <w:r w:rsidR="001F502F">
        <w:rPr>
          <w:rFonts w:ascii="Times New Roman" w:hAnsi="Times New Roman" w:cs="Times New Roman"/>
          <w:iCs/>
          <w:sz w:val="24"/>
          <w:szCs w:val="24"/>
          <w:lang w:val="en-GB"/>
        </w:rPr>
        <w:t xml:space="preserve">involving them in the model building process increased the credibility of our predictions </w:t>
      </w:r>
      <w:r w:rsidR="00795DCB">
        <w:rPr>
          <w:rFonts w:ascii="Times New Roman" w:hAnsi="Times New Roman" w:cs="Times New Roman"/>
          <w:iCs/>
          <w:sz w:val="24"/>
          <w:szCs w:val="24"/>
          <w:lang w:val="en-GB"/>
        </w:rPr>
        <w:t xml:space="preserve">and acceptation of the underlying </w:t>
      </w:r>
      <w:r w:rsidR="001F502F">
        <w:rPr>
          <w:rFonts w:ascii="Times New Roman" w:hAnsi="Times New Roman" w:cs="Times New Roman"/>
          <w:iCs/>
          <w:sz w:val="24"/>
          <w:szCs w:val="24"/>
          <w:lang w:val="en-GB"/>
        </w:rPr>
        <w:t>technical complexity</w:t>
      </w:r>
      <w:r w:rsidR="008607FF">
        <w:rPr>
          <w:rFonts w:ascii="Times New Roman" w:hAnsi="Times New Roman" w:cs="Times New Roman"/>
          <w:iCs/>
          <w:sz w:val="24"/>
          <w:szCs w:val="24"/>
          <w:lang w:val="en-GB"/>
        </w:rPr>
        <w:t xml:space="preserve">. </w:t>
      </w:r>
      <w:r w:rsidR="00222D17">
        <w:rPr>
          <w:rFonts w:ascii="Times New Roman" w:hAnsi="Times New Roman" w:cs="Times New Roman"/>
          <w:iCs/>
          <w:sz w:val="24"/>
          <w:szCs w:val="24"/>
          <w:lang w:val="en-GB"/>
        </w:rPr>
        <w:t>As a whole, we suggest that biologically realistic modelling frameworks, such as the risk model presented here, are both a way to improve transparency on results, identify possibilities and issues associated with opportunistic records and inform prioritization of protocoled data sampling</w:t>
      </w:r>
      <w:r w:rsidR="0060665C">
        <w:rPr>
          <w:rFonts w:ascii="Times New Roman" w:hAnsi="Times New Roman" w:cs="Times New Roman"/>
          <w:iCs/>
          <w:sz w:val="24"/>
          <w:szCs w:val="24"/>
          <w:lang w:val="en-GB"/>
        </w:rPr>
        <w:t xml:space="preserve"> for more operational biodiversity surveys</w:t>
      </w:r>
      <w:r w:rsidR="00222D17">
        <w:rPr>
          <w:rFonts w:ascii="Times New Roman" w:hAnsi="Times New Roman" w:cs="Times New Roman"/>
          <w:iCs/>
          <w:sz w:val="24"/>
          <w:szCs w:val="24"/>
          <w:lang w:val="en-GB"/>
        </w:rPr>
        <w:t>.</w:t>
      </w:r>
    </w:p>
    <w:p w14:paraId="545E0EB0" w14:textId="77777777" w:rsidR="00795DCB" w:rsidRPr="00393DB3" w:rsidRDefault="00795DCB" w:rsidP="00981A32">
      <w:pPr>
        <w:spacing w:line="480" w:lineRule="auto"/>
        <w:rPr>
          <w:rFonts w:ascii="Times New Roman" w:hAnsi="Times New Roman" w:cs="Times New Roman"/>
          <w:iCs/>
          <w:sz w:val="24"/>
          <w:szCs w:val="24"/>
          <w:lang w:val="en-GB"/>
        </w:rPr>
      </w:pPr>
    </w:p>
    <w:p w14:paraId="74BAD729" w14:textId="4A9CCD71" w:rsidR="002D4CB3" w:rsidRPr="00235BC3" w:rsidRDefault="007B352D" w:rsidP="00235BC3">
      <w:pPr>
        <w:spacing w:line="480" w:lineRule="auto"/>
        <w:rPr>
          <w:rFonts w:ascii="Times New Roman" w:hAnsi="Times New Roman" w:cs="Times New Roman"/>
          <w:b/>
          <w:bCs/>
          <w:iCs/>
          <w:sz w:val="24"/>
          <w:szCs w:val="24"/>
          <w:lang w:val="en-GB"/>
        </w:rPr>
      </w:pPr>
      <w:r>
        <w:rPr>
          <w:rFonts w:ascii="Times New Roman" w:hAnsi="Times New Roman" w:cs="Times New Roman"/>
          <w:b/>
          <w:bCs/>
          <w:iCs/>
          <w:sz w:val="24"/>
          <w:szCs w:val="24"/>
          <w:lang w:val="en-GB"/>
        </w:rPr>
        <w:t>Supporting Information</w:t>
      </w:r>
    </w:p>
    <w:p w14:paraId="22912137" w14:textId="5D8ADA62" w:rsidR="002D4CB3" w:rsidRPr="00235BC3" w:rsidRDefault="002D4CB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lastRenderedPageBreak/>
        <w:t>Appendix SM1 :</w:t>
      </w:r>
      <w:r w:rsidRPr="00235BC3">
        <w:rPr>
          <w:rFonts w:ascii="Times New Roman" w:hAnsi="Times New Roman" w:cs="Times New Roman"/>
          <w:iCs/>
          <w:sz w:val="24"/>
          <w:szCs w:val="24"/>
          <w:lang w:val="en-GB"/>
        </w:rPr>
        <w:t xml:space="preserve"> </w:t>
      </w:r>
      <w:r w:rsidR="00024A0A">
        <w:rPr>
          <w:rFonts w:ascii="Times New Roman" w:hAnsi="Times New Roman" w:cs="Times New Roman"/>
          <w:iCs/>
          <w:sz w:val="24"/>
          <w:szCs w:val="24"/>
          <w:lang w:val="en-GB"/>
        </w:rPr>
        <w:t xml:space="preserve">Supplementary figures. </w:t>
      </w:r>
    </w:p>
    <w:p w14:paraId="4183EAA7" w14:textId="77777777" w:rsidR="005561B8" w:rsidRPr="00235BC3" w:rsidRDefault="005561B8"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References</w:t>
      </w:r>
    </w:p>
    <w:p w14:paraId="49093EAB" w14:textId="77777777" w:rsidR="00C20531" w:rsidRPr="00C20531" w:rsidRDefault="00CB23C6" w:rsidP="00C20531">
      <w:pPr>
        <w:pStyle w:val="Bibliographie"/>
        <w:rPr>
          <w:lang w:val="en-GB"/>
        </w:rPr>
      </w:pPr>
      <w:r w:rsidRPr="00235BC3">
        <w:rPr>
          <w:b/>
          <w:sz w:val="24"/>
          <w:szCs w:val="24"/>
          <w:lang w:val="en-GB"/>
        </w:rPr>
        <w:fldChar w:fldCharType="begin"/>
      </w:r>
      <w:r w:rsidRPr="00235BC3">
        <w:rPr>
          <w:b/>
          <w:sz w:val="24"/>
          <w:szCs w:val="24"/>
          <w:lang w:val="en-GB"/>
        </w:rPr>
        <w:instrText xml:space="preserve"> ADDIN ZOTERO_BIBL {"uncited":[],"omitted":[],"custom":[]} CSL_BIBLIOGRAPHY </w:instrText>
      </w:r>
      <w:r w:rsidRPr="00235BC3">
        <w:rPr>
          <w:b/>
          <w:sz w:val="24"/>
          <w:szCs w:val="24"/>
          <w:lang w:val="en-GB"/>
        </w:rPr>
        <w:fldChar w:fldCharType="separate"/>
      </w:r>
      <w:r w:rsidR="00C20531" w:rsidRPr="00C20531">
        <w:rPr>
          <w:lang w:val="en-GB"/>
        </w:rPr>
        <w:t>Ahmed, S. S., Cohen, J. and Anastasopoulos, P. C. 2021. A correlated random parameters with heterogeneity in means approach of deer-vehicle collisions and resulting injury-severities. - Anal. Methods Accid. Res. 30: 100160.</w:t>
      </w:r>
    </w:p>
    <w:p w14:paraId="02B60A87" w14:textId="77777777" w:rsidR="00C20531" w:rsidRPr="00C20531" w:rsidRDefault="00C20531" w:rsidP="00C20531">
      <w:pPr>
        <w:pStyle w:val="Bibliographie"/>
        <w:rPr>
          <w:lang w:val="en-GB"/>
        </w:rPr>
      </w:pPr>
      <w:r w:rsidRPr="00C20531">
        <w:rPr>
          <w:lang w:val="en-GB"/>
        </w:rPr>
        <w:t>Altwegg, R. and Nichols, J. D. 2019. Occupancy models for citizen-science data. - Methods in Ecology and Evolution 10: 8–21.</w:t>
      </w:r>
    </w:p>
    <w:p w14:paraId="1CBE9FCE" w14:textId="77777777" w:rsidR="00C20531" w:rsidRPr="00C20531" w:rsidRDefault="00C20531" w:rsidP="00C20531">
      <w:pPr>
        <w:pStyle w:val="Bibliographie"/>
        <w:rPr>
          <w:lang w:val="en-GB"/>
        </w:rPr>
      </w:pPr>
      <w:r w:rsidRPr="00C20531">
        <w:rPr>
          <w:lang w:val="en-GB"/>
        </w:rPr>
        <w:t>Ascensão, F., Yogui, D. R., Alves, M. H., Alves, A. C., Abra, F. and Desbiez, A. L. J. 2021. Preventing wildlife roadkill can offset mitigation investments in short-medium term. - Biological Conservation 253: 108902.</w:t>
      </w:r>
    </w:p>
    <w:p w14:paraId="5805759B" w14:textId="77777777" w:rsidR="00C20531" w:rsidRPr="00C20531" w:rsidRDefault="00C20531" w:rsidP="00C20531">
      <w:pPr>
        <w:pStyle w:val="Bibliographie"/>
        <w:rPr>
          <w:lang w:val="en-GB"/>
        </w:rPr>
      </w:pPr>
      <w:r w:rsidRPr="00C20531">
        <w:rPr>
          <w:lang w:val="en-GB"/>
        </w:rPr>
        <w:t>Baddeley, A., Rubak, E. and Turner, R. 2015. Spatial Point Patterns: Methodology and Applications with R. - Chapman and Hall/CRC.</w:t>
      </w:r>
    </w:p>
    <w:p w14:paraId="647DAEFF" w14:textId="77777777" w:rsidR="00C20531" w:rsidRPr="00C20531" w:rsidRDefault="00C20531" w:rsidP="00C20531">
      <w:pPr>
        <w:pStyle w:val="Bibliographie"/>
        <w:rPr>
          <w:lang w:val="en-GB"/>
        </w:rPr>
      </w:pPr>
      <w:r w:rsidRPr="00C20531">
        <w:rPr>
          <w:lang w:val="en-GB"/>
        </w:rPr>
        <w:t>Baddeley, A., Rubak, E. and Turner, R. 2016. Spatial Point Patterns: Methodology and Applications with R. - Chapman &amp; Hall/CRC.</w:t>
      </w:r>
    </w:p>
    <w:p w14:paraId="44AF57DC" w14:textId="77777777" w:rsidR="00C20531" w:rsidRPr="00C20531" w:rsidRDefault="00C20531" w:rsidP="00C20531">
      <w:pPr>
        <w:pStyle w:val="Bibliographie"/>
        <w:rPr>
          <w:lang w:val="en-GB"/>
        </w:rPr>
      </w:pPr>
      <w:r w:rsidRPr="00C20531">
        <w:rPr>
          <w:lang w:val="en-GB"/>
        </w:rPr>
        <w:t>Baddeley, A., Nair, G., Rakshit, S., McSwiggan, G. and Davies, T. M. 2021. Analysing point patterns on networks — A review. - Spatial Statistics 42: 100435.</w:t>
      </w:r>
    </w:p>
    <w:p w14:paraId="15CA69FE" w14:textId="77777777" w:rsidR="00C20531" w:rsidRPr="00C20531" w:rsidRDefault="00C20531" w:rsidP="00C20531">
      <w:pPr>
        <w:pStyle w:val="Bibliographie"/>
        <w:rPr>
          <w:lang w:val="en-GB"/>
        </w:rPr>
      </w:pPr>
      <w:r w:rsidRPr="00C20531">
        <w:rPr>
          <w:lang w:val="en-GB"/>
        </w:rPr>
        <w:t>Bakka, H., Vanhatalo, J., Illian, J. B., Simpson, D. and Rue, H. 2019a. Spatial modeling with barriers using GRFs and the SPDE approach. - Spatial Statistics 29: 268–283.</w:t>
      </w:r>
    </w:p>
    <w:p w14:paraId="1150EB4D" w14:textId="77777777" w:rsidR="00C20531" w:rsidRPr="00C20531" w:rsidRDefault="00C20531" w:rsidP="00C20531">
      <w:pPr>
        <w:pStyle w:val="Bibliographie"/>
        <w:rPr>
          <w:lang w:val="en-GB"/>
        </w:rPr>
      </w:pPr>
      <w:r w:rsidRPr="00C20531">
        <w:rPr>
          <w:lang w:val="en-GB"/>
        </w:rPr>
        <w:t>Bakka, H., Vanhatalo, J., Illian, J. B., Simpson, D. and Rue, H. 2019b. Non-stationary Gaussian models with physical barriers. - Spatial Statistics 29: 268–288.</w:t>
      </w:r>
    </w:p>
    <w:p w14:paraId="685F9B06" w14:textId="77777777" w:rsidR="00C20531" w:rsidRPr="00C20531" w:rsidRDefault="00C20531" w:rsidP="00C20531">
      <w:pPr>
        <w:pStyle w:val="Bibliographie"/>
        <w:rPr>
          <w:lang w:val="en-GB"/>
        </w:rPr>
      </w:pPr>
      <w:r w:rsidRPr="00C20531">
        <w:rPr>
          <w:lang w:val="en-GB"/>
        </w:rPr>
        <w:t>Balčiauskas, L., Kučas, A. and Balčiauskienė, L. 2025. A Review of Wildlife–Vehicle Collisions: A Multidisciplinary Path to Sustainable Transportation and Wildlife Protection. - Sustainability 17: 4644.</w:t>
      </w:r>
    </w:p>
    <w:p w14:paraId="36CB1BE8" w14:textId="77777777" w:rsidR="00C20531" w:rsidRPr="00C20531" w:rsidRDefault="00C20531" w:rsidP="00C20531">
      <w:pPr>
        <w:pStyle w:val="Bibliographie"/>
        <w:rPr>
          <w:lang w:val="en-GB"/>
        </w:rPr>
      </w:pPr>
      <w:r w:rsidRPr="00C20531">
        <w:rPr>
          <w:lang w:val="en-GB"/>
        </w:rPr>
        <w:t>Bénard, A., Bonenfant, C. and Lengagne, T. 2024. Traffic and weather influence on small wildlife carcass persistence time on roads. - Transportation Research Part D: Transport and Environment 126: 104012.</w:t>
      </w:r>
    </w:p>
    <w:p w14:paraId="28FA6E3F" w14:textId="77777777" w:rsidR="00C20531" w:rsidRPr="00C20531" w:rsidRDefault="00C20531" w:rsidP="00C20531">
      <w:pPr>
        <w:pStyle w:val="Bibliographie"/>
        <w:rPr>
          <w:lang w:val="en-GB"/>
        </w:rPr>
      </w:pPr>
      <w:r w:rsidRPr="00C20531">
        <w:rPr>
          <w:lang w:val="en-GB"/>
        </w:rPr>
        <w:t>Benitez-Lopez, A., Alkemade, R. and Verweij, P. A. 2010. The impacts of roads and other infrastructure on mammal and bird populations: a meta analysis. - Biological Conservation 143: 1307–1316.</w:t>
      </w:r>
    </w:p>
    <w:p w14:paraId="2A642DFF" w14:textId="77777777" w:rsidR="00C20531" w:rsidRPr="00C20531" w:rsidRDefault="00C20531" w:rsidP="00C20531">
      <w:pPr>
        <w:pStyle w:val="Bibliographie"/>
        <w:rPr>
          <w:lang w:val="en-GB"/>
        </w:rPr>
      </w:pPr>
      <w:r w:rsidRPr="00C20531">
        <w:rPr>
          <w:lang w:val="en-GB"/>
        </w:rPr>
        <w:t>Benítez-López, A., Alkemade, R. and Verweij, P. A. 2010. The impacts of roads and other infrastructure on mammal and bird populations: A meta-analysis. - Biological Conservation 143: 1307–1316.</w:t>
      </w:r>
    </w:p>
    <w:p w14:paraId="60455192" w14:textId="77777777" w:rsidR="00C20531" w:rsidRPr="00C20531" w:rsidRDefault="00C20531" w:rsidP="00C20531">
      <w:pPr>
        <w:pStyle w:val="Bibliographie"/>
        <w:rPr>
          <w:lang w:val="en-GB"/>
        </w:rPr>
      </w:pPr>
      <w:r w:rsidRPr="00C20531">
        <w:rPr>
          <w:lang w:val="en-GB"/>
        </w:rPr>
        <w:t>Bíl, M., Andrášik, R., Kušta, T. and Bartonička, T. 2023. Ungulate-vehicle crashes peak a month earlier than 38 years ago due to global warming. - Climatic Change 176: 84.</w:t>
      </w:r>
    </w:p>
    <w:p w14:paraId="5E57483F" w14:textId="77777777" w:rsidR="00C20531" w:rsidRPr="00C20531" w:rsidRDefault="00C20531" w:rsidP="00C20531">
      <w:pPr>
        <w:pStyle w:val="Bibliographie"/>
        <w:rPr>
          <w:lang w:val="en-GB"/>
        </w:rPr>
      </w:pPr>
      <w:r w:rsidRPr="00C20531">
        <w:rPr>
          <w:lang w:val="en-GB"/>
        </w:rPr>
        <w:t>Bissonette, J. A. and Kassar, C. A. 2008. Locations of deer–vehicle collisions are unrelated to traffic volume or posted speed limit. - Human-Wildlife Conflicts 2: 122–130.</w:t>
      </w:r>
    </w:p>
    <w:p w14:paraId="557B7C8A" w14:textId="77777777" w:rsidR="00C20531" w:rsidRPr="00C20531" w:rsidRDefault="00C20531" w:rsidP="00C20531">
      <w:pPr>
        <w:pStyle w:val="Bibliographie"/>
        <w:rPr>
          <w:lang w:val="en-GB"/>
        </w:rPr>
      </w:pPr>
      <w:r w:rsidRPr="00C20531">
        <w:rPr>
          <w:lang w:val="en-GB"/>
        </w:rPr>
        <w:lastRenderedPageBreak/>
        <w:t>Bolin, D., Simas, A. and Wallin, J. 2023. Statistical inference for Gaussian Whittle-Matérn fields on metric graphs. in press.</w:t>
      </w:r>
    </w:p>
    <w:p w14:paraId="7D65AA4C" w14:textId="77777777" w:rsidR="00C20531" w:rsidRPr="00C20531" w:rsidRDefault="00C20531" w:rsidP="00C20531">
      <w:pPr>
        <w:pStyle w:val="Bibliographie"/>
        <w:rPr>
          <w:lang w:val="en-GB"/>
        </w:rPr>
      </w:pPr>
      <w:r w:rsidRPr="00C20531">
        <w:rPr>
          <w:lang w:val="en-GB"/>
        </w:rPr>
        <w:t>Bolin, D., Simas, A. B. and Wallin, J. 2024. Gaussian Whittle–Matérn fields on metric graphs. - Bernoulli 30: 1611–1639.</w:t>
      </w:r>
    </w:p>
    <w:p w14:paraId="40432297" w14:textId="77777777" w:rsidR="00C20531" w:rsidRPr="00C20531" w:rsidRDefault="00C20531" w:rsidP="00C20531">
      <w:pPr>
        <w:pStyle w:val="Bibliographie"/>
        <w:rPr>
          <w:lang w:val="en-GB"/>
        </w:rPr>
      </w:pPr>
      <w:r w:rsidRPr="00C20531">
        <w:rPr>
          <w:lang w:val="en-GB"/>
        </w:rPr>
        <w:t>Boyle, S. P., Litzgus, J. D. and Lesbarrères, D. 2017. Comparison of road surveys and circuit theory to predict hotspot locations for implementing road-effect mitigation. - Biodivers Conserv 26: 3445–3463.</w:t>
      </w:r>
    </w:p>
    <w:p w14:paraId="6A92D3CB" w14:textId="77777777" w:rsidR="00C20531" w:rsidRPr="00C20531" w:rsidRDefault="00C20531" w:rsidP="00C20531">
      <w:pPr>
        <w:pStyle w:val="Bibliographie"/>
        <w:rPr>
          <w:lang w:val="en-GB"/>
        </w:rPr>
      </w:pPr>
      <w:r w:rsidRPr="00C20531">
        <w:rPr>
          <w:lang w:val="en-GB"/>
        </w:rPr>
        <w:t>Clevenger, A. P., Chruszcz, B. and Gunson, K. E. Highway mitigation fencing reduces wildlife-vehicle collisions. in press.</w:t>
      </w:r>
    </w:p>
    <w:p w14:paraId="1DD403E4" w14:textId="77777777" w:rsidR="00C20531" w:rsidRPr="00C20531" w:rsidRDefault="00C20531" w:rsidP="00C20531">
      <w:pPr>
        <w:pStyle w:val="Bibliographie"/>
        <w:rPr>
          <w:lang w:val="en-GB"/>
        </w:rPr>
      </w:pPr>
      <w:r w:rsidRPr="00C20531">
        <w:rPr>
          <w:lang w:val="en-GB"/>
        </w:rPr>
        <w:t>Coulson, G. and Bender, H. 2019. Roadkill mitigation is paved with good intentions: a critique of Fox et al. (2019). - Aust. Mammalogy 42: 122–130.</w:t>
      </w:r>
    </w:p>
    <w:p w14:paraId="69A5FFF1" w14:textId="77777777" w:rsidR="00C20531" w:rsidRPr="00C20531" w:rsidRDefault="00C20531" w:rsidP="00C20531">
      <w:pPr>
        <w:pStyle w:val="Bibliographie"/>
        <w:rPr>
          <w:lang w:val="en-GB"/>
        </w:rPr>
      </w:pPr>
      <w:r w:rsidRPr="00C20531">
        <w:rPr>
          <w:lang w:val="en-GB"/>
        </w:rPr>
        <w:t>D’Amico, M., Román, J., de los Reyes, L. and Revilla, E. 2015. Vertebrate road-kill patterns in Mediterranean habitats: Who, when and where. - Biological Conservation 191: 234–242.</w:t>
      </w:r>
    </w:p>
    <w:p w14:paraId="2058B0A5" w14:textId="77777777" w:rsidR="00C20531" w:rsidRPr="00C20531" w:rsidRDefault="00C20531" w:rsidP="00C20531">
      <w:pPr>
        <w:pStyle w:val="Bibliographie"/>
        <w:rPr>
          <w:lang w:val="en-GB"/>
        </w:rPr>
      </w:pPr>
      <w:r w:rsidRPr="00C20531">
        <w:rPr>
          <w:lang w:val="en-GB"/>
        </w:rPr>
        <w:t>De Solan, T., Renner, I., Cheylan, M., Geniez, P. and Barnagaud, J.-Y. 2019. Opportunistic records reveal Mediterranean reptiles’ scale-dependent responses to anthropogenic land use. - Ecography 42: 608–620.</w:t>
      </w:r>
    </w:p>
    <w:p w14:paraId="057D7998" w14:textId="77777777" w:rsidR="00C20531" w:rsidRPr="00C20531" w:rsidRDefault="00C20531" w:rsidP="00C20531">
      <w:pPr>
        <w:pStyle w:val="Bibliographie"/>
        <w:rPr>
          <w:lang w:val="en-GB"/>
        </w:rPr>
      </w:pPr>
      <w:r w:rsidRPr="00C20531">
        <w:rPr>
          <w:lang w:val="en-GB"/>
        </w:rPr>
        <w:t>Denneboom, D., Bar-Massada, A. and Shwartz, A. 2024. Wildlife mortality risk posed by high and low traffic roads. - Conservation Biology 38: e14159.</w:t>
      </w:r>
    </w:p>
    <w:p w14:paraId="39AE72EB" w14:textId="77777777" w:rsidR="00C20531" w:rsidRPr="00C20531" w:rsidRDefault="00C20531" w:rsidP="00C20531">
      <w:pPr>
        <w:pStyle w:val="Bibliographie"/>
        <w:rPr>
          <w:lang w:val="en-GB"/>
        </w:rPr>
      </w:pPr>
      <w:r w:rsidRPr="00C20531">
        <w:rPr>
          <w:lang w:val="en-GB"/>
        </w:rPr>
        <w:t>Diggle, P., Menezes, R. and Su, T. li 2010. Geostatistical inference under preferential sampling. - Journal of the Royal Statistical Society Series C: Applied Statistics 59: 191–232.</w:t>
      </w:r>
    </w:p>
    <w:p w14:paraId="747B6BC6" w14:textId="77777777" w:rsidR="00C20531" w:rsidRPr="00C20531" w:rsidRDefault="00C20531" w:rsidP="00C20531">
      <w:pPr>
        <w:pStyle w:val="Bibliographie"/>
        <w:rPr>
          <w:lang w:val="en-GB"/>
        </w:rPr>
      </w:pPr>
      <w:r w:rsidRPr="00C20531">
        <w:rPr>
          <w:lang w:val="en-GB"/>
        </w:rPr>
        <w:t>Dobson, A. D. M., Milner-Gulland, E. J., Aebischer, N. J., Beale, C. M., Brozovic, R., Coals, P., Critchlow, R., Dancer, A., Greve, M., Hinsley, A., Ibbett, H., Johnston, A., Kuiper, T., Le Comber, S., Mahood, S. P., Moore, J. F., Nilsen, E. B., Pocock, M. J. O., Quinn, A., Travers, H., Wilfred, P., Wright, J. and Keane, A. 2020. Making Messy Data Work for Conservation. - One Earth 2: 455–465.</w:t>
      </w:r>
    </w:p>
    <w:p w14:paraId="3DE272EE" w14:textId="77777777" w:rsidR="00C20531" w:rsidRPr="00C20531" w:rsidRDefault="00C20531" w:rsidP="00C20531">
      <w:pPr>
        <w:pStyle w:val="Bibliographie"/>
        <w:rPr>
          <w:lang w:val="en-GB"/>
        </w:rPr>
      </w:pPr>
      <w:r w:rsidRPr="00C20531">
        <w:rPr>
          <w:lang w:val="en-GB"/>
        </w:rPr>
        <w:t>Fabrizio, M., Di Febbraro, M., D’Amico, M., Frate, L., Roscioni, F. and Loy, A. 2019. Habitat suitability vs landscape connectivity determining roadkill risk at a regional scale: a case study on European badger (Meles meles). - Eur J Wildl Res 65: 7.</w:t>
      </w:r>
    </w:p>
    <w:p w14:paraId="335FF2CC" w14:textId="77777777" w:rsidR="00C20531" w:rsidRPr="00C20531" w:rsidRDefault="00C20531" w:rsidP="00C20531">
      <w:pPr>
        <w:pStyle w:val="Bibliographie"/>
        <w:rPr>
          <w:lang w:val="en-GB"/>
        </w:rPr>
      </w:pPr>
      <w:r w:rsidRPr="00C20531">
        <w:rPr>
          <w:lang w:val="en-GB"/>
        </w:rPr>
        <w:t>Fielding, A. H. and Bell, J. F. 1997. A review of methods for the assessment of prediction errors in conservation presence/absence models. - Environmental Conservation 24: 38–49.</w:t>
      </w:r>
    </w:p>
    <w:p w14:paraId="02F249E4" w14:textId="77777777" w:rsidR="00C20531" w:rsidRPr="00C20531" w:rsidRDefault="00C20531" w:rsidP="00C20531">
      <w:pPr>
        <w:pStyle w:val="Bibliographie"/>
        <w:rPr>
          <w:lang w:val="en-GB"/>
        </w:rPr>
      </w:pPr>
      <w:r w:rsidRPr="00C20531">
        <w:rPr>
          <w:lang w:val="en-GB"/>
        </w:rPr>
        <w:t>Forman, R. T. T. and Alexander, L. E. 1998. Roads and Their Major Ecological Effects. - Annual Review of Ecology and Systematics 29: 207-C2.</w:t>
      </w:r>
    </w:p>
    <w:p w14:paraId="240951C6" w14:textId="77777777" w:rsidR="00C20531" w:rsidRPr="00C20531" w:rsidRDefault="00C20531" w:rsidP="00C20531">
      <w:pPr>
        <w:pStyle w:val="Bibliographie"/>
        <w:rPr>
          <w:lang w:val="en-GB"/>
        </w:rPr>
      </w:pPr>
      <w:r w:rsidRPr="00C20531">
        <w:rPr>
          <w:lang w:val="en-GB"/>
        </w:rPr>
        <w:t>Frangini, L., Sterrer, U., Franchini, M., Pesaro, S., Ruedisser, J. and Filacorda, S. 2022. Stay home, stay safe? High habitat suitability and environmental connectivity increases road mortality in a colonizing mesocarnivore. - Landsc. Ecol. 37: 2343–2361.</w:t>
      </w:r>
    </w:p>
    <w:p w14:paraId="1492D746" w14:textId="77777777" w:rsidR="00C20531" w:rsidRPr="00C20531" w:rsidRDefault="00C20531" w:rsidP="00C20531">
      <w:pPr>
        <w:pStyle w:val="Bibliographie"/>
        <w:rPr>
          <w:lang w:val="en-GB"/>
        </w:rPr>
      </w:pPr>
      <w:r w:rsidRPr="00C20531">
        <w:rPr>
          <w:lang w:val="en-GB"/>
        </w:rPr>
        <w:t>Geurts, E. M., Reynolds, J. D. and Starzomski, B. M. 2023. Turning observations into biodiversity data: Broadscale spatial biases in community science. - Ecosphere 14: e4582.</w:t>
      </w:r>
    </w:p>
    <w:p w14:paraId="605967B4" w14:textId="77777777" w:rsidR="00C20531" w:rsidRPr="00C20531" w:rsidRDefault="00C20531" w:rsidP="00C20531">
      <w:pPr>
        <w:pStyle w:val="Bibliographie"/>
        <w:rPr>
          <w:lang w:val="en-GB"/>
        </w:rPr>
      </w:pPr>
      <w:r w:rsidRPr="00C20531">
        <w:rPr>
          <w:lang w:val="en-GB"/>
        </w:rPr>
        <w:lastRenderedPageBreak/>
        <w:t>Gkritza, K., Baird, M. and Hans, Z. N. 2010. Deer-vehicle collisions, deer density, and land use in Iowa’s urban deer herd management zones. - Accident Analysis &amp; Prevention 42: 1916–1925.</w:t>
      </w:r>
    </w:p>
    <w:p w14:paraId="60EC44F9" w14:textId="77777777" w:rsidR="00C20531" w:rsidRPr="00C20531" w:rsidRDefault="00C20531" w:rsidP="00C20531">
      <w:pPr>
        <w:pStyle w:val="Bibliographie"/>
        <w:rPr>
          <w:lang w:val="en-GB"/>
        </w:rPr>
      </w:pPr>
      <w:r w:rsidRPr="00C20531">
        <w:rPr>
          <w:lang w:val="en-GB"/>
        </w:rPr>
        <w:t>González-Suárez, M., Zanchetta Ferreira, F. and Grilo, C. 2018. Spatial and species-level predictions of road mortality risk using trait data. - Global Ecology and Biogeography 27: 1093–1105.</w:t>
      </w:r>
    </w:p>
    <w:p w14:paraId="631EE377" w14:textId="77777777" w:rsidR="00C20531" w:rsidRPr="00C20531" w:rsidRDefault="00C20531" w:rsidP="00C20531">
      <w:pPr>
        <w:pStyle w:val="Bibliographie"/>
        <w:rPr>
          <w:lang w:val="en-GB"/>
        </w:rPr>
      </w:pPr>
      <w:r w:rsidRPr="00C20531">
        <w:rPr>
          <w:lang w:val="en-GB"/>
        </w:rPr>
        <w:t>Grilo, C., Ferreira, F. Z. and Revilla, E. 2015. No evidence of a threshold in traffic volume affecting road-kill mortality at a large spatio-temporal scale. - Environmental Impact Assessment Review 55: 54–58.</w:t>
      </w:r>
    </w:p>
    <w:p w14:paraId="3309325C" w14:textId="77777777" w:rsidR="00C20531" w:rsidRPr="00C20531" w:rsidRDefault="00C20531" w:rsidP="00C20531">
      <w:pPr>
        <w:pStyle w:val="Bibliographie"/>
        <w:rPr>
          <w:lang w:val="en-GB"/>
        </w:rPr>
      </w:pPr>
      <w:r w:rsidRPr="00C20531">
        <w:rPr>
          <w:lang w:val="en-GB"/>
        </w:rPr>
        <w:t>Grilo, C., Koroleva, E., Andrášik, R., Bíl, M. and González‐Suárez, M. 2020. Roadkill risk and population vulnerability in European birds and mammals. - Frontiers in Ecology and the Environment 18: 323–328.</w:t>
      </w:r>
    </w:p>
    <w:p w14:paraId="02DDBD01" w14:textId="77777777" w:rsidR="00C20531" w:rsidRPr="00C20531" w:rsidRDefault="00C20531" w:rsidP="00C20531">
      <w:pPr>
        <w:pStyle w:val="Bibliographie"/>
        <w:rPr>
          <w:lang w:val="en-GB"/>
        </w:rPr>
      </w:pPr>
      <w:r w:rsidRPr="00C20531">
        <w:rPr>
          <w:lang w:val="en-GB"/>
        </w:rPr>
        <w:t>Grilo, C., Borda-de-Água, L., Beja, P., Goolsby, E., Soanes, K., le Roux, A., Koroleva, E., Ferreira, F. Z., Gagné, S. A., Wang, Y. and González-Suárez, M. 2021. Conservation threats from roadkill in the global road network. - Global Ecology and Biogeography 30: 2200–2210.</w:t>
      </w:r>
    </w:p>
    <w:p w14:paraId="0FA89114" w14:textId="77777777" w:rsidR="00C20531" w:rsidRPr="00C20531" w:rsidRDefault="00C20531" w:rsidP="00C20531">
      <w:pPr>
        <w:pStyle w:val="Bibliographie"/>
        <w:rPr>
          <w:lang w:val="en-GB"/>
        </w:rPr>
      </w:pPr>
      <w:r w:rsidRPr="00C20531">
        <w:rPr>
          <w:lang w:val="en-GB"/>
        </w:rPr>
        <w:t>Grilo, C., Neves, T., Bates, J., le Roux, A., Medrano-Vizcaíno, P., Quaranta, M., Silva, I., Soanes, K. and Wang, Y. 2025. Global Roadkill Data: a dataset on terrestrial vertebrate mortality caused by collision with vehicles. - Sci Data 12: 505.</w:t>
      </w:r>
    </w:p>
    <w:p w14:paraId="50D26B35" w14:textId="77777777" w:rsidR="00C20531" w:rsidRPr="00C20531" w:rsidRDefault="00C20531" w:rsidP="00C20531">
      <w:pPr>
        <w:pStyle w:val="Bibliographie"/>
        <w:rPr>
          <w:lang w:val="en-GB"/>
        </w:rPr>
      </w:pPr>
      <w:r w:rsidRPr="00C20531">
        <w:rPr>
          <w:lang w:val="en-GB"/>
        </w:rPr>
        <w:t>Guisan, A. 2017. Habitat Suitability and Distribution Models. - Cambridge University Press.</w:t>
      </w:r>
    </w:p>
    <w:p w14:paraId="3367B0EA" w14:textId="77777777" w:rsidR="00C20531" w:rsidRPr="00C20531" w:rsidRDefault="00C20531" w:rsidP="00C20531">
      <w:pPr>
        <w:pStyle w:val="Bibliographie"/>
        <w:rPr>
          <w:lang w:val="en-GB"/>
        </w:rPr>
      </w:pPr>
      <w:r w:rsidRPr="00C20531">
        <w:rPr>
          <w:lang w:val="en-GB"/>
        </w:rPr>
        <w:t>Gunson, K. E., Clevenger, A. P., Ford, A. T., Bissonette, J. A. and Hardy, A. 2009. A Comparison of Data Sets Varying in Spatial Accuracy Used to Predict the Occurrence of Wildlife-Vehicle Collisions. - Environmental Management 44: 268–277.</w:t>
      </w:r>
    </w:p>
    <w:p w14:paraId="2BFAC0A0" w14:textId="77777777" w:rsidR="00C20531" w:rsidRPr="00C20531" w:rsidRDefault="00C20531" w:rsidP="00C20531">
      <w:pPr>
        <w:pStyle w:val="Bibliographie"/>
        <w:rPr>
          <w:lang w:val="en-GB"/>
        </w:rPr>
      </w:pPr>
      <w:r w:rsidRPr="00C20531">
        <w:rPr>
          <w:lang w:val="en-GB"/>
        </w:rPr>
        <w:t>Gunson, K. E., Mountrakis, G. and Quackenbush, L. J. 2011. Spatial wildlife-vehicle collision models: A review of current work and its application to transportation mitigation projects. - Journal of Environmental Management 92: 1074–1082.</w:t>
      </w:r>
    </w:p>
    <w:p w14:paraId="4DBC75C4" w14:textId="77777777" w:rsidR="00C20531" w:rsidRPr="00C20531" w:rsidRDefault="00C20531" w:rsidP="00C20531">
      <w:pPr>
        <w:pStyle w:val="Bibliographie"/>
        <w:rPr>
          <w:lang w:val="en-GB"/>
        </w:rPr>
      </w:pPr>
      <w:r w:rsidRPr="00C20531">
        <w:rPr>
          <w:lang w:val="en-GB"/>
        </w:rPr>
        <w:t>Gurumurthy, K. M., Bansal, P., Kockelman, K. M. and Li, Z. 2022. Modelling animal-vehicle collision counts across large networks using a Bayesian hierarchical model with time-varying parameters. - Anal. Methods Accid. Res. 36: 100231.</w:t>
      </w:r>
    </w:p>
    <w:p w14:paraId="51FED085" w14:textId="77777777" w:rsidR="00C20531" w:rsidRPr="00C20531" w:rsidRDefault="00C20531" w:rsidP="00C20531">
      <w:pPr>
        <w:pStyle w:val="Bibliographie"/>
        <w:rPr>
          <w:lang w:val="en-GB"/>
        </w:rPr>
      </w:pPr>
      <w:r w:rsidRPr="00C20531">
        <w:rPr>
          <w:lang w:val="en-GB"/>
        </w:rPr>
        <w:t>Ha, H. and Shilling, F. 2018. Modelling potential wildlife-vehicle collisions (WVC) locations using environmental factors and human population density: A case-study from 3 state highways in Central California. - Ecol. Inform. 43: 212–221.</w:t>
      </w:r>
    </w:p>
    <w:p w14:paraId="379262DF" w14:textId="77777777" w:rsidR="00C20531" w:rsidRPr="00C20531" w:rsidRDefault="00C20531" w:rsidP="00C20531">
      <w:pPr>
        <w:pStyle w:val="Bibliographie"/>
        <w:rPr>
          <w:lang w:val="en-GB"/>
        </w:rPr>
      </w:pPr>
      <w:r w:rsidRPr="00C20531">
        <w:rPr>
          <w:lang w:val="en-GB"/>
        </w:rPr>
        <w:t>Haddad, N. M. 2015. Corridors for people, corridors for nature. - Science 350: 1166–1167.</w:t>
      </w:r>
    </w:p>
    <w:p w14:paraId="05E7D5B7" w14:textId="77777777" w:rsidR="00C20531" w:rsidRPr="00C20531" w:rsidRDefault="00C20531" w:rsidP="00C20531">
      <w:pPr>
        <w:pStyle w:val="Bibliographie"/>
        <w:rPr>
          <w:lang w:val="en-GB"/>
        </w:rPr>
      </w:pPr>
      <w:r w:rsidRPr="00C20531">
        <w:rPr>
          <w:lang w:val="en-GB"/>
        </w:rPr>
        <w:t>Hortal, J., de Bello, F., Diniz-Filho, J. A. F., Lewinsohn, T. M., Lobo, J. M. and Ladle, R. J. 2015. Seven Shortfalls that Beset Large-Scale Knowledge of Biodiversity. - Annual Review of Ecology, Evolution, and Systematics 46: 523–549.</w:t>
      </w:r>
    </w:p>
    <w:p w14:paraId="29FE72A6" w14:textId="77777777" w:rsidR="00C20531" w:rsidRPr="00C20531" w:rsidRDefault="00C20531" w:rsidP="00C20531">
      <w:pPr>
        <w:pStyle w:val="Bibliographie"/>
        <w:rPr>
          <w:lang w:val="en-GB"/>
        </w:rPr>
      </w:pPr>
      <w:r w:rsidRPr="00C20531">
        <w:rPr>
          <w:lang w:val="en-GB"/>
        </w:rPr>
        <w:t>Hothorn, T., Müller, J., Held, L., Möst, L. and Mysterud, A. 2015. Temporal patterns of deer–vehicle collisions consistent with deer activity pattern and density increase but not general accident risk. - Accident Analysis &amp; Prevention 81: 143–152.</w:t>
      </w:r>
    </w:p>
    <w:p w14:paraId="21810161" w14:textId="77777777" w:rsidR="00C20531" w:rsidRPr="00C20531" w:rsidRDefault="00C20531" w:rsidP="00C20531">
      <w:pPr>
        <w:pStyle w:val="Bibliographie"/>
        <w:rPr>
          <w:lang w:val="en-GB"/>
        </w:rPr>
      </w:pPr>
      <w:r w:rsidRPr="00C20531">
        <w:rPr>
          <w:lang w:val="en-GB"/>
        </w:rPr>
        <w:t xml:space="preserve">Huijser, M. P., Fairbank, E. R., Camel-Means, W., Graham, J., Watson, V., Basting, P. and Becker, D. 2016. Effectiveness of short sections of wildlife fencing and crossing structures along </w:t>
      </w:r>
      <w:r w:rsidRPr="00C20531">
        <w:rPr>
          <w:lang w:val="en-GB"/>
        </w:rPr>
        <w:lastRenderedPageBreak/>
        <w:t>highways in reducing wildlife–vehicle collisions and providing safe crossing opportunities for large mammals. - Biological Conservation 197: 61–68.</w:t>
      </w:r>
    </w:p>
    <w:p w14:paraId="6D1EAD1E" w14:textId="77777777" w:rsidR="00C20531" w:rsidRPr="00C20531" w:rsidRDefault="00C20531" w:rsidP="00C20531">
      <w:pPr>
        <w:pStyle w:val="Bibliographie"/>
        <w:rPr>
          <w:lang w:val="en-GB"/>
        </w:rPr>
      </w:pPr>
      <w:r w:rsidRPr="00C20531">
        <w:rPr>
          <w:lang w:val="en-GB"/>
        </w:rPr>
        <w:t>Isaac, N. J. B., van Strien, A. J., August, T. A., de Zeeuw, M. P. and Roy, D. B. 2014. Statistics for citizen science: extracting signals of change from noisy ecological data. - Methods Ecol Evol 5: 1052–1060.</w:t>
      </w:r>
    </w:p>
    <w:p w14:paraId="4CE451A8" w14:textId="77777777" w:rsidR="00C20531" w:rsidRPr="00C20531" w:rsidRDefault="00C20531" w:rsidP="00C20531">
      <w:pPr>
        <w:pStyle w:val="Bibliographie"/>
        <w:rPr>
          <w:lang w:val="en-GB"/>
        </w:rPr>
      </w:pPr>
      <w:r w:rsidRPr="00C20531">
        <w:rPr>
          <w:lang w:val="en-GB"/>
        </w:rPr>
        <w:t>Jackson, N. D. and Fahrig, L. 2011. Relative effects of road mortality and decreased connectivity on population genetic diversity. - Biological Conservation 144: 3143–3148.</w:t>
      </w:r>
    </w:p>
    <w:p w14:paraId="6E1D7A50" w14:textId="77777777" w:rsidR="00C20531" w:rsidRPr="00C20531" w:rsidRDefault="00C20531" w:rsidP="00C20531">
      <w:pPr>
        <w:pStyle w:val="Bibliographie"/>
        <w:rPr>
          <w:lang w:val="en-GB"/>
        </w:rPr>
      </w:pPr>
      <w:r w:rsidRPr="00C20531">
        <w:rPr>
          <w:lang w:val="en-GB"/>
        </w:rPr>
        <w:t>Kang, W., Minor, E. S., Woo, D., Lee, D. and Park, C.-R. 2016. Forest mammal roadkills as related to habitat connectivity in protected areas. - Biodivers Conserv 25: 2673–2686.</w:t>
      </w:r>
    </w:p>
    <w:p w14:paraId="7BEA388F" w14:textId="77777777" w:rsidR="00C20531" w:rsidRPr="00C20531" w:rsidRDefault="00C20531" w:rsidP="00C20531">
      <w:pPr>
        <w:pStyle w:val="Bibliographie"/>
        <w:rPr>
          <w:lang w:val="en-GB"/>
        </w:rPr>
      </w:pPr>
      <w:r w:rsidRPr="00C20531">
        <w:rPr>
          <w:lang w:val="en-GB"/>
        </w:rPr>
        <w:t>Keane, A., Jones, J. P. G. and Milner-Gulland, E. J. 2011. Encounter data in resource management and ecology: pitfalls and possibilities. - Journal of Applied Ecology 48: 1164–1173.</w:t>
      </w:r>
    </w:p>
    <w:p w14:paraId="6388BC8F" w14:textId="77777777" w:rsidR="00C20531" w:rsidRPr="00C20531" w:rsidRDefault="00C20531" w:rsidP="00C20531">
      <w:pPr>
        <w:pStyle w:val="Bibliographie"/>
        <w:rPr>
          <w:lang w:val="en-GB"/>
        </w:rPr>
      </w:pPr>
      <w:r w:rsidRPr="00C20531">
        <w:rPr>
          <w:lang w:val="en-GB"/>
        </w:rPr>
        <w:t>Kušta, T., Keken, Z., Ježek, M., Holá, M. and Šmíd, P. 2017a. The effect of traffic intensity and animal activity on probability of ungulate-vehicle collisions in the Czech Republic. - Safety Science 91: 105–113.</w:t>
      </w:r>
    </w:p>
    <w:p w14:paraId="0FB6A879" w14:textId="77777777" w:rsidR="00C20531" w:rsidRPr="00C20531" w:rsidRDefault="00C20531" w:rsidP="00C20531">
      <w:pPr>
        <w:pStyle w:val="Bibliographie"/>
        <w:rPr>
          <w:lang w:val="en-GB"/>
        </w:rPr>
      </w:pPr>
      <w:r w:rsidRPr="00C20531">
        <w:rPr>
          <w:lang w:val="en-GB"/>
        </w:rPr>
        <w:t>Kušta, T., Keken, Z., Ježek, M., Holá, M. and Šmíd, P. 2017b. The effect of traffic intensity and animal activity on probability of ungulate-vehicle collisions in the Czech Republic. - Safety Science 91: 105–113.</w:t>
      </w:r>
    </w:p>
    <w:p w14:paraId="6D69DA5C" w14:textId="77777777" w:rsidR="00C20531" w:rsidRPr="00C20531" w:rsidRDefault="00C20531" w:rsidP="00C20531">
      <w:pPr>
        <w:pStyle w:val="Bibliographie"/>
        <w:rPr>
          <w:lang w:val="en-GB"/>
        </w:rPr>
      </w:pPr>
      <w:r w:rsidRPr="00C20531">
        <w:rPr>
          <w:lang w:val="en-GB"/>
        </w:rPr>
        <w:t>Laube, P., Ratnaweera, N., Wróbel, A., Kaelin, I., Stephani, A., Reifler-Baechtiger, M., Graf, R. F. and Suter, S. 2023. Analysing and predicting wildlife–vehicle collision hotspots for the Swiss road network. - Landsc Ecol 38: 1765–1783.</w:t>
      </w:r>
    </w:p>
    <w:p w14:paraId="10EAE24D" w14:textId="77777777" w:rsidR="00C20531" w:rsidRPr="00C20531" w:rsidRDefault="00C20531" w:rsidP="00C20531">
      <w:pPr>
        <w:pStyle w:val="Bibliographie"/>
        <w:rPr>
          <w:lang w:val="en-GB"/>
        </w:rPr>
      </w:pPr>
      <w:r w:rsidRPr="00C20531">
        <w:rPr>
          <w:lang w:val="en-GB"/>
        </w:rPr>
        <w:t>Laurance, W. F. and Balmford, A. 2013. A global map for road building. - Nature 495: 308–309.</w:t>
      </w:r>
    </w:p>
    <w:p w14:paraId="1DF86696" w14:textId="77777777" w:rsidR="00C20531" w:rsidRPr="00C20531" w:rsidRDefault="00C20531" w:rsidP="00C20531">
      <w:pPr>
        <w:pStyle w:val="Bibliographie"/>
        <w:rPr>
          <w:lang w:val="en-GB"/>
        </w:rPr>
      </w:pPr>
      <w:r>
        <w:t xml:space="preserve">Lima Santos, R. A., Santos, S. M., Santos-Reis, M., de Figueiredo, A. P., Bager, A., Aguiar, L. M. S. and Ascensao, F. 2016. </w:t>
      </w:r>
      <w:r w:rsidRPr="00C20531">
        <w:rPr>
          <w:lang w:val="en-GB"/>
        </w:rPr>
        <w:t>Carcass Persistence and Detectability: Reducing the Uncertainty Surrounding Wildlife-Vehicle Collision Surveys. - PLoS One 11: e0165608.</w:t>
      </w:r>
    </w:p>
    <w:p w14:paraId="5D844E53" w14:textId="77777777" w:rsidR="00C20531" w:rsidRPr="00C20531" w:rsidRDefault="00C20531" w:rsidP="00C20531">
      <w:pPr>
        <w:pStyle w:val="Bibliographie"/>
        <w:rPr>
          <w:lang w:val="en-GB"/>
        </w:rPr>
      </w:pPr>
      <w:r w:rsidRPr="00C20531">
        <w:rPr>
          <w:lang w:val="en-GB"/>
        </w:rPr>
        <w:t>Lindgren, F., Rue, H. and Lindström, J. 2011. An explicit link between Gaussian fields and Gaussian Markov random fields: the stochastic partial differential equation approach. - Journal of the Royal Statistical Society: Series B (Statistical Methodology) 73: 423–498.</w:t>
      </w:r>
    </w:p>
    <w:p w14:paraId="37BDAB15" w14:textId="77777777" w:rsidR="00C20531" w:rsidRPr="00C20531" w:rsidRDefault="00C20531" w:rsidP="00C20531">
      <w:pPr>
        <w:pStyle w:val="Bibliographie"/>
        <w:rPr>
          <w:lang w:val="en-GB"/>
        </w:rPr>
      </w:pPr>
      <w:r w:rsidRPr="00C20531">
        <w:rPr>
          <w:lang w:val="en-GB"/>
        </w:rPr>
        <w:t>Luell, B. 2003. Wildlife and Traffic: A European Handbook for Identifying Conflicts and Designing Solutions. - KNNV Uitgeverij.</w:t>
      </w:r>
    </w:p>
    <w:p w14:paraId="025911CF" w14:textId="77777777" w:rsidR="00C20531" w:rsidRPr="00C20531" w:rsidRDefault="00C20531" w:rsidP="00C20531">
      <w:pPr>
        <w:pStyle w:val="Bibliographie"/>
        <w:rPr>
          <w:lang w:val="en-GB"/>
        </w:rPr>
      </w:pPr>
      <w:r w:rsidRPr="00C20531">
        <w:rPr>
          <w:lang w:val="en-GB"/>
        </w:rPr>
        <w:t>Mair, L. and Ruete, A. 2016. Explaining Spatial Variation in the Recording Effort of Citizen Science Data across Multiple Taxa. - PLOS ONE 11: e0147796.</w:t>
      </w:r>
    </w:p>
    <w:p w14:paraId="2E0CE920" w14:textId="77777777" w:rsidR="00C20531" w:rsidRPr="00C20531" w:rsidRDefault="00C20531" w:rsidP="00C20531">
      <w:pPr>
        <w:pStyle w:val="Bibliographie"/>
        <w:rPr>
          <w:lang w:val="en-GB"/>
        </w:rPr>
      </w:pPr>
      <w:r w:rsidRPr="00C20531">
        <w:rPr>
          <w:lang w:val="en-GB"/>
        </w:rPr>
        <w:t>Malo, J. E., Suárez, F. and Díez, A. 2004a. Can we mitigate animal–vehicle accidents using predictive models? - Journal of Applied Ecology 41: 701–710.</w:t>
      </w:r>
    </w:p>
    <w:p w14:paraId="40582993" w14:textId="77777777" w:rsidR="00C20531" w:rsidRPr="00C20531" w:rsidRDefault="00C20531" w:rsidP="00C20531">
      <w:pPr>
        <w:pStyle w:val="Bibliographie"/>
        <w:rPr>
          <w:lang w:val="en-GB"/>
        </w:rPr>
      </w:pPr>
      <w:r w:rsidRPr="00C20531">
        <w:rPr>
          <w:lang w:val="en-GB"/>
        </w:rPr>
        <w:t>Malo, J. E., Suárez, F. and Díez, A. 2004b. Can we mitigate animal–vehicle accidents using predictive models? - Journal of Applied Ecology 41: 701–710.</w:t>
      </w:r>
    </w:p>
    <w:p w14:paraId="113FB8AF" w14:textId="77777777" w:rsidR="00C20531" w:rsidRPr="00C20531" w:rsidRDefault="00C20531" w:rsidP="00C20531">
      <w:pPr>
        <w:pStyle w:val="Bibliographie"/>
        <w:rPr>
          <w:lang w:val="en-GB"/>
        </w:rPr>
      </w:pPr>
      <w:r w:rsidRPr="00C20531">
        <w:rPr>
          <w:lang w:val="en-GB"/>
        </w:rPr>
        <w:t>Martins, T., Rodrigues Freitas, S., Lupinetti-Cunha, A., Semensatto, D. and Hardt, E. 2024. Combining roadkill hotspots and landscape features to guide mitigation measures on highways. - Journal for Nature Conservation 82: 126738.</w:t>
      </w:r>
    </w:p>
    <w:p w14:paraId="549CC19A" w14:textId="77777777" w:rsidR="00C20531" w:rsidRPr="00C20531" w:rsidRDefault="00C20531" w:rsidP="00C20531">
      <w:pPr>
        <w:pStyle w:val="Bibliographie"/>
        <w:rPr>
          <w:lang w:val="en-GB"/>
        </w:rPr>
      </w:pPr>
      <w:r w:rsidRPr="00C20531">
        <w:rPr>
          <w:lang w:val="en-GB"/>
        </w:rPr>
        <w:lastRenderedPageBreak/>
        <w:t>Meijer, J. R., Huijbregts, M. A. J., Schotten, K. C. G. J. and Schipper, A. M. 2018. Global patterns of current and future road infrastructure. - Environ. Res. Lett. 13: 064006.</w:t>
      </w:r>
    </w:p>
    <w:p w14:paraId="1CBC1B59" w14:textId="77777777" w:rsidR="00C20531" w:rsidRPr="00C20531" w:rsidRDefault="00C20531" w:rsidP="00C20531">
      <w:pPr>
        <w:pStyle w:val="Bibliographie"/>
        <w:rPr>
          <w:lang w:val="en-GB"/>
        </w:rPr>
      </w:pPr>
      <w:r w:rsidRPr="00C20531">
        <w:rPr>
          <w:lang w:val="en-GB"/>
        </w:rPr>
        <w:t>Menger, T., Kindel, A. and Brack, I. V. 2023. Estimating roadkill rates while accounting for carcass detection and persistence using open-population capture–recapture models. - wilr in press.</w:t>
      </w:r>
    </w:p>
    <w:p w14:paraId="7771D61B" w14:textId="77777777" w:rsidR="00C20531" w:rsidRPr="00C20531" w:rsidRDefault="00C20531" w:rsidP="00C20531">
      <w:pPr>
        <w:pStyle w:val="Bibliographie"/>
        <w:rPr>
          <w:lang w:val="en-GB"/>
        </w:rPr>
      </w:pPr>
      <w:r w:rsidRPr="00C20531">
        <w:rPr>
          <w:lang w:val="en-GB"/>
        </w:rPr>
        <w:t>Møller, J. and Rasmussen, J. G. 2024. Cox processes driven by transformed Gaussian processes on linear networks—A review and new contributions. - Scandinavian Journal of Statistics 51: 1288–1322.</w:t>
      </w:r>
    </w:p>
    <w:p w14:paraId="652FD386" w14:textId="77777777" w:rsidR="00C20531" w:rsidRPr="00C20531" w:rsidRDefault="00C20531" w:rsidP="00C20531">
      <w:pPr>
        <w:pStyle w:val="Bibliographie"/>
        <w:rPr>
          <w:lang w:val="en-GB"/>
        </w:rPr>
      </w:pPr>
      <w:r w:rsidRPr="00C20531">
        <w:rPr>
          <w:lang w:val="en-GB"/>
        </w:rPr>
        <w:t>Møller, J., Syversveen, A. R. and Waagepetersen, R. P. 1998. Log Gaussian Cox Processes. - Scandinavian Journal of Statistics 25: 451–482.</w:t>
      </w:r>
    </w:p>
    <w:p w14:paraId="76D2B67C" w14:textId="77777777" w:rsidR="00C20531" w:rsidRPr="00C20531" w:rsidRDefault="00C20531" w:rsidP="00C20531">
      <w:pPr>
        <w:pStyle w:val="Bibliographie"/>
        <w:rPr>
          <w:lang w:val="en-GB"/>
        </w:rPr>
      </w:pPr>
      <w:r w:rsidRPr="00C20531">
        <w:rPr>
          <w:lang w:val="en-GB"/>
        </w:rPr>
        <w:t>Morelli, F., Benedetti, Y. and Delgado, J. D. 2020. A forecasting map of avian roadkill-risk in Europe: A tool to identify potential hotspots. - Biological Conservation 249: 108729.</w:t>
      </w:r>
    </w:p>
    <w:p w14:paraId="0CAFA817" w14:textId="77777777" w:rsidR="00C20531" w:rsidRPr="00C20531" w:rsidRDefault="00C20531" w:rsidP="00C20531">
      <w:pPr>
        <w:pStyle w:val="Bibliographie"/>
        <w:rPr>
          <w:lang w:val="en-GB"/>
        </w:rPr>
      </w:pPr>
      <w:r w:rsidRPr="00C20531">
        <w:rPr>
          <w:lang w:val="en-GB"/>
        </w:rPr>
        <w:t>Pinto, T., Santos, S. M., Mira, A. and Sillero, N. 2023. Importance of water availability for amphibian roadkill in a mediterranean landscape. - Biodivers. Conserv. 32: 2513–2537.</w:t>
      </w:r>
    </w:p>
    <w:p w14:paraId="49D02357" w14:textId="77777777" w:rsidR="00C20531" w:rsidRPr="00C20531" w:rsidRDefault="00C20531" w:rsidP="00C20531">
      <w:pPr>
        <w:pStyle w:val="Bibliographie"/>
        <w:rPr>
          <w:lang w:val="en-GB"/>
        </w:rPr>
      </w:pPr>
      <w:r w:rsidRPr="00C20531">
        <w:rPr>
          <w:lang w:val="en-GB"/>
        </w:rPr>
        <w:t>Plante, J., Jaeger, J. A. G. and Desrochers, A. 2019. How do landscape context and fences influence roadkill locations of small and medium-sized mammals? - Journal of Environmental Management 235: 511–520.</w:t>
      </w:r>
    </w:p>
    <w:p w14:paraId="50E8A828" w14:textId="77777777" w:rsidR="00C20531" w:rsidRPr="00C20531" w:rsidRDefault="00C20531" w:rsidP="00C20531">
      <w:pPr>
        <w:pStyle w:val="Bibliographie"/>
        <w:rPr>
          <w:lang w:val="en-GB"/>
        </w:rPr>
      </w:pPr>
      <w:r w:rsidRPr="00C20531">
        <w:rPr>
          <w:lang w:val="en-GB"/>
        </w:rPr>
        <w:t>Polak, T., Rhodes, J. R., Jones, D. and Possingham, H. P. 2014. Optimal planning for mitigating the impacts of roads on wildlife. - Journal of Applied Ecology 51: 726–734.</w:t>
      </w:r>
    </w:p>
    <w:p w14:paraId="0887E16C" w14:textId="77777777" w:rsidR="00C20531" w:rsidRPr="00C20531" w:rsidRDefault="00C20531" w:rsidP="00C20531">
      <w:pPr>
        <w:pStyle w:val="Bibliographie"/>
        <w:rPr>
          <w:lang w:val="en-GB"/>
        </w:rPr>
      </w:pPr>
      <w:r w:rsidRPr="00C20531">
        <w:rPr>
          <w:lang w:val="en-GB"/>
        </w:rPr>
        <w:t>Ratton, P., Secco, H. and da Rosa, C. A. 2014. Carcass permanency time and its implications to the roadkill data. - Eur J Wildl Res 60: 543–546.</w:t>
      </w:r>
    </w:p>
    <w:p w14:paraId="5FDFAC5F" w14:textId="77777777" w:rsidR="00C20531" w:rsidRPr="00C20531" w:rsidRDefault="00C20531" w:rsidP="00C20531">
      <w:pPr>
        <w:pStyle w:val="Bibliographie"/>
        <w:rPr>
          <w:lang w:val="en-GB"/>
        </w:rPr>
      </w:pPr>
      <w:r w:rsidRPr="00C20531">
        <w:rPr>
          <w:lang w:val="en-GB"/>
        </w:rPr>
        <w:t>Raymond, S., Schwartz, A. L. W., Thomas, R. J., Chadwick, E. and Perkins, S. E. 2021. Temporal patterns of wildlife roadkill in the UK. - PLOS ONE 16: e0258083.</w:t>
      </w:r>
    </w:p>
    <w:p w14:paraId="22E4A4EF" w14:textId="77777777" w:rsidR="00C20531" w:rsidRPr="00C20531" w:rsidRDefault="00C20531" w:rsidP="00C20531">
      <w:pPr>
        <w:pStyle w:val="Bibliographie"/>
        <w:rPr>
          <w:lang w:val="en-GB"/>
        </w:rPr>
      </w:pPr>
      <w:r w:rsidRPr="00C20531">
        <w:rPr>
          <w:lang w:val="en-GB"/>
        </w:rPr>
        <w:t>Renner, I. W. and Warton, D. I. 2013. Equivalence of MAXENT and Poisson Point Process Models for Species Distribution Modeling in Ecology. - BIOM 69: 274–281.</w:t>
      </w:r>
    </w:p>
    <w:p w14:paraId="3898384C" w14:textId="77777777" w:rsidR="00C20531" w:rsidRPr="00C20531" w:rsidRDefault="00C20531" w:rsidP="00C20531">
      <w:pPr>
        <w:pStyle w:val="Bibliographie"/>
        <w:rPr>
          <w:lang w:val="en-GB"/>
        </w:rPr>
      </w:pPr>
      <w:r w:rsidRPr="00C20531">
        <w:rPr>
          <w:lang w:val="en-GB"/>
        </w:rPr>
        <w:t>Renner, I. W., Elith, J., Baddeley, A., Fithian, W., Hastie, T., Phillips, S. J., Popovic, G. and Warton, D. I. 2015. Point process models for presence-only analysis. - Methods Ecol Evol 6: 366–379.</w:t>
      </w:r>
    </w:p>
    <w:p w14:paraId="42B47C6C" w14:textId="77777777" w:rsidR="00C20531" w:rsidRPr="00C20531" w:rsidRDefault="00C20531" w:rsidP="00C20531">
      <w:pPr>
        <w:pStyle w:val="Bibliographie"/>
        <w:rPr>
          <w:lang w:val="en-GB"/>
        </w:rPr>
      </w:pPr>
      <w:r w:rsidRPr="00C20531">
        <w:rPr>
          <w:lang w:val="en-GB"/>
        </w:rPr>
        <w:t>Roberts, D. R., Bahn, V., Ciuti, S., Boyce, M. S., Elith, J., Guillera-Arroita, G., Hauenstein, S., Lahoz-Monfort, J. J., Schröder, B., Thuiller, W., Warton, D. I., Wintle, B. A., Hartig, F. and Dormann, C. F. 2017. Cross-validation strategies for data with temporal, spatial, hierarchical, or phylogenetic structure. - Ecography 40: 913–929.</w:t>
      </w:r>
    </w:p>
    <w:p w14:paraId="211619A5" w14:textId="77777777" w:rsidR="00C20531" w:rsidRPr="00C20531" w:rsidRDefault="00C20531" w:rsidP="00C20531">
      <w:pPr>
        <w:pStyle w:val="Bibliographie"/>
        <w:rPr>
          <w:lang w:val="en-GB"/>
        </w:rPr>
      </w:pPr>
      <w:r w:rsidRPr="00C20531">
        <w:rPr>
          <w:lang w:val="en-GB"/>
        </w:rPr>
        <w:t>Román, J., Rodríguez, C., García-Rodríguez, A., Diez-Virto, I., Gutiérrez-Expósito, C., Jubete, F., Paniw, M., Clavero, M., Revilla, E. and D’Amico, M. 2024. Beyond crippling bias: Carcass-location bias in roadkill studies. - Conservation Science and Practice 6: e13103.</w:t>
      </w:r>
    </w:p>
    <w:p w14:paraId="67E2A3AF" w14:textId="77777777" w:rsidR="00C20531" w:rsidRPr="00C20531" w:rsidRDefault="00C20531" w:rsidP="00C20531">
      <w:pPr>
        <w:pStyle w:val="Bibliographie"/>
        <w:rPr>
          <w:lang w:val="en-GB"/>
        </w:rPr>
      </w:pPr>
      <w:r w:rsidRPr="00C20531">
        <w:rPr>
          <w:lang w:val="en-GB"/>
        </w:rPr>
        <w:t>Rue, H., Martino, S. and Chopin, N. 2009. Approximate Bayesian inference for latent Gaussian models by using integrated nested Laplace approximations. - Journal of the Royal Statistical Society: Series B (Statistical Methodology) 71: 319–392.</w:t>
      </w:r>
    </w:p>
    <w:p w14:paraId="7CAE5B1E" w14:textId="77777777" w:rsidR="00C20531" w:rsidRPr="00C20531" w:rsidRDefault="00C20531" w:rsidP="00C20531">
      <w:pPr>
        <w:pStyle w:val="Bibliographie"/>
        <w:rPr>
          <w:lang w:val="en-GB"/>
        </w:rPr>
      </w:pPr>
      <w:r w:rsidRPr="00C20531">
        <w:rPr>
          <w:lang w:val="en-GB"/>
        </w:rPr>
        <w:lastRenderedPageBreak/>
        <w:t>Russo, L. F., Barrientos, R., Fabrizio, M., Febbraro, M. D. and Loy, A. 2020. Prioritizing road-kill mitigation areas: A spatially explicit national-scale model for an elusive carnivore. - Diversity and Distributions 26: 1093–1103.</w:t>
      </w:r>
    </w:p>
    <w:p w14:paraId="47EA9957" w14:textId="77777777" w:rsidR="00C20531" w:rsidRPr="00C20531" w:rsidRDefault="00C20531" w:rsidP="00C20531">
      <w:pPr>
        <w:pStyle w:val="Bibliographie"/>
        <w:rPr>
          <w:lang w:val="en-GB"/>
        </w:rPr>
      </w:pPr>
      <w:r w:rsidRPr="00C20531">
        <w:rPr>
          <w:lang w:val="en-GB"/>
        </w:rPr>
        <w:t>Rytwinski, T. and Fahrig, L. 2015. The Impacts of Roads and Traffic on Terrestrial Animal Populations. - In: Handbook of Road Ecology. John Wiley &amp; Sons, Ltd, pp. 237–246.</w:t>
      </w:r>
    </w:p>
    <w:p w14:paraId="0E0979CC" w14:textId="77777777" w:rsidR="00C20531" w:rsidRPr="00C20531" w:rsidRDefault="00C20531" w:rsidP="00C20531">
      <w:pPr>
        <w:pStyle w:val="Bibliographie"/>
        <w:rPr>
          <w:lang w:val="en-GB"/>
        </w:rPr>
      </w:pPr>
      <w:r w:rsidRPr="00C20531">
        <w:rPr>
          <w:lang w:val="en-GB"/>
        </w:rPr>
        <w:t>Rytwinski, T., Soanes, K., Jaeger, J. A. G., Fahrig, L., Findlay, C. S., Houlahan, J., Ree, R. van der and Grift, E. A. van der 2016a. How Effective Is Road Mitigation at Reducing Road-Kill? A Meta-Analysis. - PLOS ONE 11: e0166941.</w:t>
      </w:r>
    </w:p>
    <w:p w14:paraId="1C923CC3" w14:textId="77777777" w:rsidR="00C20531" w:rsidRPr="00C20531" w:rsidRDefault="00C20531" w:rsidP="00C20531">
      <w:pPr>
        <w:pStyle w:val="Bibliographie"/>
        <w:rPr>
          <w:lang w:val="en-GB"/>
        </w:rPr>
      </w:pPr>
      <w:r w:rsidRPr="00C20531">
        <w:rPr>
          <w:lang w:val="en-GB"/>
        </w:rPr>
        <w:t>Rytwinski, T., Soanes, K., Jaeger, J. A. G., Fahrig, L., Findlay, C. S., Houlahan, J., Ree, R. van der and Grift, E. A. van der 2016b. How Effective Is Road Mitigation at Reducing Road-Kill? A Meta-Analysis. - PLOS ONE 11: e0166941.</w:t>
      </w:r>
    </w:p>
    <w:p w14:paraId="3131BA6A" w14:textId="77777777" w:rsidR="00C20531" w:rsidRPr="00C20531" w:rsidRDefault="00C20531" w:rsidP="00C20531">
      <w:pPr>
        <w:pStyle w:val="Bibliographie"/>
        <w:rPr>
          <w:lang w:val="en-GB"/>
        </w:rPr>
      </w:pPr>
      <w:r w:rsidRPr="00C20531">
        <w:rPr>
          <w:lang w:val="en-GB"/>
        </w:rPr>
        <w:t>Rytwinski, T., Soanes, K., Jaeger, J. A. G., Fahrig, L., Findlay, C. S., Houlahan, J., Ree, R. van der and Grift, E. A. van der 2016c. How Effective Is Road Mitigation at Reducing Road-Kill? A Meta-Analysis. - PLOS ONE 11: e0166941.</w:t>
      </w:r>
    </w:p>
    <w:p w14:paraId="5BC9497A" w14:textId="77777777" w:rsidR="00C20531" w:rsidRPr="00C20531" w:rsidRDefault="00C20531" w:rsidP="00C20531">
      <w:pPr>
        <w:pStyle w:val="Bibliographie"/>
        <w:rPr>
          <w:lang w:val="en-GB"/>
        </w:rPr>
      </w:pPr>
      <w:r w:rsidRPr="00C20531">
        <w:rPr>
          <w:lang w:val="en-GB"/>
        </w:rPr>
        <w:t>Santos, S. M., Lourenço, R., Mira, A. and Beja, P. 2013. Relative Effects of Road Risk, Habitat Suitability, and Connectivity on Wildlife Roadkills: The Case of Tawny Owls (Strix aluco). - PLOS ONE 8: e79967.</w:t>
      </w:r>
    </w:p>
    <w:p w14:paraId="5414A669" w14:textId="77777777" w:rsidR="00C20531" w:rsidRPr="00C20531" w:rsidRDefault="00C20531" w:rsidP="00C20531">
      <w:pPr>
        <w:pStyle w:val="Bibliographie"/>
        <w:rPr>
          <w:lang w:val="en-GB"/>
        </w:rPr>
      </w:pPr>
      <w:r>
        <w:t xml:space="preserve">Santos, S. M., Marques, J. T., Lourenço, A., Medinas, D., Barbosa, A. M., Beja, P. and Mira, A. 2015. </w:t>
      </w:r>
      <w:r w:rsidRPr="00C20531">
        <w:rPr>
          <w:lang w:val="en-GB"/>
        </w:rPr>
        <w:t>Sampling effects on the identification of roadkill hotspots: Implications for survey design. - Journal of Environmental Management 162: 87–95.</w:t>
      </w:r>
    </w:p>
    <w:p w14:paraId="3740E2DC" w14:textId="77777777" w:rsidR="00C20531" w:rsidRPr="00C20531" w:rsidRDefault="00C20531" w:rsidP="00C20531">
      <w:pPr>
        <w:pStyle w:val="Bibliographie"/>
        <w:rPr>
          <w:lang w:val="en-GB"/>
        </w:rPr>
      </w:pPr>
      <w:r w:rsidRPr="00C20531">
        <w:rPr>
          <w:lang w:val="en-GB"/>
        </w:rPr>
        <w:t>Santos, R. A. L., Mota-Ferreira, M., Aguiar, L. M. S. and Ascensão, F. 2018. Predicting wildlife road-crossing probability from roadkill data using occupancy-detection models. - Science of The Total Environment 642: 629–637.</w:t>
      </w:r>
    </w:p>
    <w:p w14:paraId="4F4BEE28" w14:textId="77777777" w:rsidR="00C20531" w:rsidRPr="00C20531" w:rsidRDefault="00C20531" w:rsidP="00C20531">
      <w:pPr>
        <w:pStyle w:val="Bibliographie"/>
        <w:rPr>
          <w:lang w:val="en-GB"/>
        </w:rPr>
      </w:pPr>
      <w:r w:rsidRPr="00C20531">
        <w:rPr>
          <w:lang w:val="en-GB"/>
        </w:rPr>
        <w:t>Shilling, F. M. and Waetjen, D. P. 2015. Wildlife-vehicle collision hotspots at US highway extents: scale and data source effects. - Nature Conservation 11: 41–60.</w:t>
      </w:r>
    </w:p>
    <w:p w14:paraId="2EFC6560" w14:textId="77777777" w:rsidR="00C20531" w:rsidRPr="00C20531" w:rsidRDefault="00C20531" w:rsidP="00C20531">
      <w:pPr>
        <w:pStyle w:val="Bibliographie"/>
        <w:rPr>
          <w:lang w:val="en-GB"/>
        </w:rPr>
      </w:pPr>
      <w:r w:rsidRPr="00C20531">
        <w:rPr>
          <w:lang w:val="en-GB"/>
        </w:rPr>
        <w:t>Shilling, F., Perkins, S. E. and Collinson, W. 2015. Wildlife/Roadkill Observation and Reporting Systems (R VanderRee, DJ Smith, and C Grilo, Eds.). - John Wiley &amp; Sons Ltd.</w:t>
      </w:r>
    </w:p>
    <w:p w14:paraId="23C9DC7C" w14:textId="77777777" w:rsidR="00C20531" w:rsidRPr="00C20531" w:rsidRDefault="00C20531" w:rsidP="00C20531">
      <w:pPr>
        <w:pStyle w:val="Bibliographie"/>
        <w:rPr>
          <w:lang w:val="en-GB"/>
        </w:rPr>
      </w:pPr>
      <w:r w:rsidRPr="00C20531">
        <w:rPr>
          <w:lang w:val="en-GB"/>
        </w:rPr>
        <w:t>Shin, Y., Kim, K., Groffen, J., Woo, D., Song, E. and Borzée, A. 2022. Citizen science and roadkill trends in the Korean herpetofauna: The importance of spatially biased and unstandardized data. - Front. Ecol. Evol. in press.</w:t>
      </w:r>
    </w:p>
    <w:p w14:paraId="121C34E6" w14:textId="77777777" w:rsidR="00C20531" w:rsidRPr="00C20531" w:rsidRDefault="00C20531" w:rsidP="00C20531">
      <w:pPr>
        <w:pStyle w:val="Bibliographie"/>
        <w:rPr>
          <w:lang w:val="en-GB"/>
        </w:rPr>
      </w:pPr>
      <w:r w:rsidRPr="00C20531">
        <w:rPr>
          <w:lang w:val="en-GB"/>
        </w:rPr>
        <w:t>Swinnen, K. R. R., Jacobs, A., Claus, K., Ruyts, S., Vercayie, D., Lambrechts, J. and Herremans, M. 2022. “Animals under wheels”: Wildlife roadkill data collection by citizen scientists as a part of their nature recording activities. - Nat. Conserv.-Bulgaria: 121–153.</w:t>
      </w:r>
    </w:p>
    <w:p w14:paraId="5F2629B4" w14:textId="77777777" w:rsidR="00C20531" w:rsidRPr="00C20531" w:rsidRDefault="00C20531" w:rsidP="00C20531">
      <w:pPr>
        <w:pStyle w:val="Bibliographie"/>
        <w:rPr>
          <w:lang w:val="en-GB"/>
        </w:rPr>
      </w:pPr>
      <w:r w:rsidRPr="00C20531">
        <w:rPr>
          <w:lang w:val="en-GB"/>
        </w:rPr>
        <w:t>Tiago, P., Ceia-Hasse, A., Marques, T. A., Capinha, C. and Pereira, H. M. 2017. Spatial distribution of citizen science casuistic observations for different taxonomic groups. - Sci Rep 7: 12832.</w:t>
      </w:r>
    </w:p>
    <w:p w14:paraId="561AC989" w14:textId="77777777" w:rsidR="00C20531" w:rsidRPr="00C20531" w:rsidRDefault="00C20531" w:rsidP="00C20531">
      <w:pPr>
        <w:pStyle w:val="Bibliographie"/>
        <w:rPr>
          <w:lang w:val="en-GB"/>
        </w:rPr>
      </w:pPr>
      <w:r w:rsidRPr="00C20531">
        <w:rPr>
          <w:lang w:val="en-GB"/>
        </w:rPr>
        <w:t>Valerio, F., Basile, M. and Balestrieri, R. 2021. The identification of wildlife-vehicle collision hotspots: Citizen science reveals spatial and temporal patterns. - Ecological Processes 10: 6.</w:t>
      </w:r>
    </w:p>
    <w:p w14:paraId="5CB2833B" w14:textId="77777777" w:rsidR="00C20531" w:rsidRPr="00C20531" w:rsidRDefault="00C20531" w:rsidP="00C20531">
      <w:pPr>
        <w:pStyle w:val="Bibliographie"/>
        <w:rPr>
          <w:lang w:val="en-GB"/>
        </w:rPr>
      </w:pPr>
      <w:r w:rsidRPr="00C20531">
        <w:rPr>
          <w:lang w:val="en-GB"/>
        </w:rPr>
        <w:lastRenderedPageBreak/>
        <w:t>van der Grift, E. A., van der Ree, R., Fahrig, L., Findlay, S., Houlahan, J., Jaeger, J. A. G., Klar, N., Madriñan, L. F. and Olson, L. 2013. Evaluating the effectiveness of road mitigation measures. - Biodivers Conserv 22: 425–448.</w:t>
      </w:r>
    </w:p>
    <w:p w14:paraId="47614EF1" w14:textId="77777777" w:rsidR="00C20531" w:rsidRPr="00C20531" w:rsidRDefault="00C20531" w:rsidP="00C20531">
      <w:pPr>
        <w:pStyle w:val="Bibliographie"/>
        <w:rPr>
          <w:lang w:val="en-GB"/>
        </w:rPr>
      </w:pPr>
      <w:r w:rsidRPr="00C20531">
        <w:rPr>
          <w:lang w:val="en-GB"/>
        </w:rPr>
        <w:t>van der Ree, R., Jaeger, J. A. G., van der Grift, E. and Clevenger, A. 2011. Effects of Roads and Traffic on Wildlife Populations and Landscape Function: Road Ecology is Moving toward Larger Scales. - Ecology and Society in press.</w:t>
      </w:r>
    </w:p>
    <w:p w14:paraId="7B1E4B97" w14:textId="77777777" w:rsidR="00C20531" w:rsidRPr="00C20531" w:rsidRDefault="00C20531" w:rsidP="00C20531">
      <w:pPr>
        <w:pStyle w:val="Bibliographie"/>
        <w:rPr>
          <w:lang w:val="en-GB"/>
        </w:rPr>
      </w:pPr>
      <w:r w:rsidRPr="00C20531">
        <w:rPr>
          <w:lang w:val="en-GB"/>
        </w:rPr>
        <w:t>Van der Ree, R., Smith, D. J. and Grilo, C. 2015. The ecological effects of linear infrastructure and traffic. - In: Handbook of Road Ecology. John Wiley&amp;Sons. in press.</w:t>
      </w:r>
    </w:p>
    <w:p w14:paraId="5446CA1A" w14:textId="77777777" w:rsidR="00C20531" w:rsidRPr="00C20531" w:rsidRDefault="00C20531" w:rsidP="00C20531">
      <w:pPr>
        <w:pStyle w:val="Bibliographie"/>
        <w:rPr>
          <w:lang w:val="en-GB"/>
        </w:rPr>
      </w:pPr>
      <w:r w:rsidRPr="00C20531">
        <w:rPr>
          <w:lang w:val="en-GB"/>
        </w:rPr>
        <w:t>Warton, D. I., Renner, I. W. and Ramp, D. 2013. Model-Based Control of Observer Bias for the Analysis of Presence-Only Data in Ecology. - PLOS ONE 8: e79168.</w:t>
      </w:r>
    </w:p>
    <w:p w14:paraId="3AC4372A" w14:textId="77777777" w:rsidR="00C20531" w:rsidRPr="00C20531" w:rsidRDefault="00C20531" w:rsidP="00C20531">
      <w:pPr>
        <w:pStyle w:val="Bibliographie"/>
        <w:rPr>
          <w:lang w:val="en-GB"/>
        </w:rPr>
      </w:pPr>
      <w:r w:rsidRPr="00C20531">
        <w:rPr>
          <w:lang w:val="en-GB"/>
        </w:rPr>
        <w:t>Wright, P. G. R., Coomber, F. G., Bellamy, C. C., Perkins, S. E. and Mathews, F. 2020. Predicting hedgehog mortality risks on British roads using habitat suitability modelling. - PeerJ 7: e8154.</w:t>
      </w:r>
    </w:p>
    <w:p w14:paraId="07AC15F5" w14:textId="5439653C" w:rsidR="00DA7F9B" w:rsidRPr="00235BC3" w:rsidRDefault="00CB23C6"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fldChar w:fldCharType="end"/>
      </w:r>
    </w:p>
    <w:p w14:paraId="508A36B6" w14:textId="6E319C3F" w:rsidR="00D8140F" w:rsidRPr="00235BC3" w:rsidRDefault="00D8140F" w:rsidP="00235BC3">
      <w:pPr>
        <w:spacing w:line="480" w:lineRule="auto"/>
        <w:rPr>
          <w:rFonts w:ascii="Times New Roman" w:hAnsi="Times New Roman" w:cs="Times New Roman"/>
          <w:b/>
          <w:sz w:val="24"/>
          <w:szCs w:val="24"/>
          <w:lang w:val="en-GB"/>
        </w:rPr>
      </w:pPr>
    </w:p>
    <w:sectPr w:rsidR="00D8140F" w:rsidRPr="00235BC3" w:rsidSect="00D461EC">
      <w:headerReference w:type="default" r:id="rId25"/>
      <w:footerReference w:type="default" r:id="rId26"/>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 Jean-Francois BRETAUD" w:date="2025-09-26T15:48:00Z" w:initials="MJB">
    <w:p w14:paraId="1A1B869B" w14:textId="511304BB" w:rsidR="00B449F2" w:rsidRDefault="00B449F2">
      <w:pPr>
        <w:pStyle w:val="Commentaire"/>
      </w:pPr>
      <w:r>
        <w:rPr>
          <w:rStyle w:val="Marquedecommentaire"/>
        </w:rPr>
        <w:annotationRef/>
      </w:r>
      <w:r w:rsidR="002D64CD">
        <w:t>L’étude des collisions sur 20km de route autour de l’ex projet d’aéroport NDDL (3 relevés par semaine en vélo sur une année entière) montre que sur 1082 collisions, on compte 9 chevreuil et 4 sangliers (pas de population de Cerf dans ce secteur).</w:t>
      </w:r>
    </w:p>
  </w:comment>
  <w:comment w:id="12" w:author="M. Jean-Francois BRETAUD" w:date="2025-09-26T15:55:00Z" w:initials="MJB">
    <w:p w14:paraId="19A49C0A" w14:textId="607E0DBB" w:rsidR="002D64CD" w:rsidRDefault="002D64CD">
      <w:pPr>
        <w:pStyle w:val="Commentaire"/>
      </w:pPr>
      <w:r>
        <w:rPr>
          <w:rStyle w:val="Marquedecommentaire"/>
        </w:rPr>
        <w:annotationRef/>
      </w:r>
      <w:r>
        <w:t>Merci d’enrichir mon vocabulaire !</w:t>
      </w:r>
    </w:p>
  </w:comment>
  <w:comment w:id="13" w:author="M. Jean-Francois BRETAUD" w:date="2025-09-26T16:52:00Z" w:initials="MJB">
    <w:p w14:paraId="5BE3AD93" w14:textId="3812EEEA" w:rsidR="00936D8B" w:rsidRDefault="00936D8B">
      <w:pPr>
        <w:pStyle w:val="Commentaire"/>
      </w:pPr>
      <w:r>
        <w:rPr>
          <w:rStyle w:val="Marquedecommentaire"/>
        </w:rPr>
        <w:annotationRef/>
      </w:r>
      <w:r w:rsidR="0043648E">
        <w:t>Les nommer ici ?</w:t>
      </w:r>
    </w:p>
  </w:comment>
  <w:comment w:id="14" w:author="M. Jean-Francois BRETAUD [2]" w:date="2025-10-10T14:28:00Z" w:initials="JFB">
    <w:p w14:paraId="5ADDA453" w14:textId="2A9F7EC3" w:rsidR="007C2CEB" w:rsidRDefault="007C2CEB">
      <w:pPr>
        <w:pStyle w:val="Commentaire"/>
      </w:pPr>
      <w:r>
        <w:rPr>
          <w:rStyle w:val="Marquedecommentaire"/>
        </w:rPr>
        <w:annotationRef/>
      </w:r>
      <w:r w:rsidRPr="007C2CEB">
        <w:t>patrol vehicle</w:t>
      </w:r>
    </w:p>
  </w:comment>
  <w:comment w:id="15" w:author="M. Jean-Francois BRETAUD [2]" w:date="2025-10-10T14:38:00Z" w:initials="JFB">
    <w:p w14:paraId="779F8E55" w14:textId="56A25316" w:rsidR="007C2CEB" w:rsidRDefault="007C2CEB">
      <w:pPr>
        <w:pStyle w:val="Commentaire"/>
      </w:pPr>
      <w:r>
        <w:rPr>
          <w:rStyle w:val="Marquedecommentaire"/>
        </w:rPr>
        <w:annotationRef/>
      </w:r>
      <w:r w:rsidR="002F689C">
        <w:t xml:space="preserve">L'application </w:t>
      </w:r>
      <w:r w:rsidR="002F689C">
        <w:rPr>
          <w:rStyle w:val="lev"/>
        </w:rPr>
        <w:t>IRIS</w:t>
      </w:r>
      <w:r w:rsidR="002F689C">
        <w:t xml:space="preserve"> n’est plus en service depuis le 12 avril 2020, date à laquelle son hébergement par la DREAL Bretagne a cessé. Le </w:t>
      </w:r>
      <w:r w:rsidR="002F689C">
        <w:t xml:space="preserve">Cerema a depuis développé une nouvelle plateforme dédiée aux données de trafic : </w:t>
      </w:r>
      <w:r w:rsidR="002F689C">
        <w:rPr>
          <w:rStyle w:val="lev"/>
        </w:rPr>
        <w:t>AVATAR</w:t>
      </w:r>
      <w:r w:rsidR="002F689C">
        <w:t xml:space="preserve">, qui prend le relais d’IRIS. </w:t>
      </w:r>
      <w:r>
        <w:t xml:space="preserve">Les données sont désormais accessibles ici : </w:t>
      </w:r>
      <w:hyperlink r:id="rId1" w:history="1">
        <w:r w:rsidRPr="008C6328">
          <w:rPr>
            <w:rStyle w:val="Lienhypertexte"/>
          </w:rPr>
          <w:t>https://avatar.cerema.fr/</w:t>
        </w:r>
      </w:hyperlink>
    </w:p>
    <w:p w14:paraId="4523D42F" w14:textId="445CE680" w:rsidR="007C2CEB" w:rsidRDefault="007C2CEB">
      <w:pPr>
        <w:pStyle w:val="Commentaire"/>
      </w:pPr>
    </w:p>
  </w:comment>
  <w:comment w:id="16" w:author="M. Jean-Francois BRETAUD [2]" w:date="2025-10-10T14:45:00Z" w:initials="JFB">
    <w:p w14:paraId="66993247" w14:textId="59928E8E" w:rsidR="002F689C" w:rsidRDefault="002F689C">
      <w:pPr>
        <w:pStyle w:val="Commentaire"/>
      </w:pPr>
      <w:r>
        <w:rPr>
          <w:rStyle w:val="Marquedecommentaire"/>
        </w:rPr>
        <w:annotationRef/>
      </w:r>
      <w:r>
        <w:t>Le Hic c’est que les données sont manifestement très incomplètes pour la Bretagne… Je poserai la question aux collègues pour savoir ce qu’il en est.</w:t>
      </w:r>
    </w:p>
  </w:comment>
  <w:comment w:id="17" w:author="M. Jean-Francois BRETAUD [2]" w:date="2025-10-10T15:16:00Z" w:initials="JFB">
    <w:p w14:paraId="1DC1484E" w14:textId="1E444B8B" w:rsidR="00D1724E" w:rsidRDefault="00D1724E">
      <w:pPr>
        <w:pStyle w:val="Commentaire"/>
      </w:pPr>
      <w:r>
        <w:rPr>
          <w:rStyle w:val="Marquedecommentaire"/>
        </w:rPr>
        <w:annotationRef/>
      </w:r>
      <w:r>
        <w:t>Je ne comprends pas bien de quoi on parle si c’est du réseau étudié ou du réseau de notre étude. S’il y s’agit du réseau de notre étude, il est très loin d’être clôturé partout.</w:t>
      </w:r>
    </w:p>
  </w:comment>
  <w:comment w:id="18" w:author="M. Jean-Francois BRETAUD [2]" w:date="2025-10-10T15:19:00Z" w:initials="JFB">
    <w:p w14:paraId="58076FD4" w14:textId="4EF9A52D" w:rsidR="00D1724E" w:rsidRDefault="00D1724E">
      <w:pPr>
        <w:pStyle w:val="Commentaire"/>
      </w:pPr>
      <w:r>
        <w:rPr>
          <w:rStyle w:val="Marquedecommentaire"/>
        </w:rPr>
        <w:annotationRef/>
      </w:r>
      <w:r>
        <w:t>Il y a aussi le fait l’occupation du sol est souvent défavorable (urbain) à la présence des espèces de part et d’autre des voies très circulées.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1B869B" w15:done="0"/>
  <w15:commentEx w15:paraId="19A49C0A" w15:done="0"/>
  <w15:commentEx w15:paraId="5BE3AD93" w15:done="0"/>
  <w15:commentEx w15:paraId="5ADDA453" w15:done="0"/>
  <w15:commentEx w15:paraId="4523D42F" w15:done="0"/>
  <w15:commentEx w15:paraId="66993247" w15:done="0"/>
  <w15:commentEx w15:paraId="1DC1484E" w15:done="0"/>
  <w15:commentEx w15:paraId="58076F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9396A9" w16cex:dateUtc="2025-10-10T12:28:00Z"/>
  <w16cex:commentExtensible w16cex:durableId="2C9398F4" w16cex:dateUtc="2025-10-10T12:38:00Z"/>
  <w16cex:commentExtensible w16cex:durableId="2C939A73" w16cex:dateUtc="2025-10-10T12:45:00Z"/>
  <w16cex:commentExtensible w16cex:durableId="2C93A1DE" w16cex:dateUtc="2025-10-10T13:16:00Z"/>
  <w16cex:commentExtensible w16cex:durableId="2C93A266" w16cex:dateUtc="2025-10-10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1B869B" w16cid:durableId="2C813451"/>
  <w16cid:commentId w16cid:paraId="19A49C0A" w16cid:durableId="2C8135EB"/>
  <w16cid:commentId w16cid:paraId="5BE3AD93" w16cid:durableId="2C814361"/>
  <w16cid:commentId w16cid:paraId="5ADDA453" w16cid:durableId="2C9396A9"/>
  <w16cid:commentId w16cid:paraId="4523D42F" w16cid:durableId="2C9398F4"/>
  <w16cid:commentId w16cid:paraId="66993247" w16cid:durableId="2C939A73"/>
  <w16cid:commentId w16cid:paraId="1DC1484E" w16cid:durableId="2C93A1DE"/>
  <w16cid:commentId w16cid:paraId="58076FD4" w16cid:durableId="2C93A2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C7C4E" w14:textId="77777777" w:rsidR="005D0497" w:rsidRDefault="005D0497" w:rsidP="0024688E">
      <w:pPr>
        <w:spacing w:after="0" w:line="240" w:lineRule="auto"/>
      </w:pPr>
      <w:r>
        <w:separator/>
      </w:r>
    </w:p>
  </w:endnote>
  <w:endnote w:type="continuationSeparator" w:id="0">
    <w:p w14:paraId="464A99EB" w14:textId="77777777" w:rsidR="005D0497" w:rsidRDefault="005D0497" w:rsidP="00246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669387"/>
      <w:docPartObj>
        <w:docPartGallery w:val="Page Numbers (Bottom of Page)"/>
        <w:docPartUnique/>
      </w:docPartObj>
    </w:sdtPr>
    <w:sdtEndPr/>
    <w:sdtContent>
      <w:p w14:paraId="22FFF9BD" w14:textId="77777777" w:rsidR="00B449F2" w:rsidRDefault="00B449F2">
        <w:pPr>
          <w:pStyle w:val="Pieddepage"/>
          <w:jc w:val="center"/>
        </w:pPr>
        <w:r>
          <w:fldChar w:fldCharType="begin"/>
        </w:r>
        <w:r>
          <w:instrText>PAGE   \* MERGEFORMAT</w:instrText>
        </w:r>
        <w:r>
          <w:fldChar w:fldCharType="separate"/>
        </w:r>
        <w:r>
          <w:rPr>
            <w:noProof/>
          </w:rPr>
          <w:t>15</w:t>
        </w:r>
        <w:r>
          <w:fldChar w:fldCharType="end"/>
        </w:r>
      </w:p>
    </w:sdtContent>
  </w:sdt>
  <w:p w14:paraId="511C92BD" w14:textId="77777777" w:rsidR="00B449F2" w:rsidRDefault="00B449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EDFEA" w14:textId="77777777" w:rsidR="005D0497" w:rsidRDefault="005D0497" w:rsidP="0024688E">
      <w:pPr>
        <w:spacing w:after="0" w:line="240" w:lineRule="auto"/>
      </w:pPr>
      <w:r>
        <w:separator/>
      </w:r>
    </w:p>
  </w:footnote>
  <w:footnote w:type="continuationSeparator" w:id="0">
    <w:p w14:paraId="3B556317" w14:textId="77777777" w:rsidR="005D0497" w:rsidRDefault="005D0497" w:rsidP="002468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3288C" w14:textId="46E9596C" w:rsidR="00B449F2" w:rsidRDefault="00B449F2">
    <w:pPr>
      <w:pStyle w:val="En-tte"/>
    </w:pPr>
    <w:proofErr w:type="spellStart"/>
    <w:r>
      <w:t>Regional</w:t>
    </w:r>
    <w:proofErr w:type="spellEnd"/>
    <w:r>
      <w:t xml:space="preserve"> </w:t>
    </w:r>
    <w:proofErr w:type="spellStart"/>
    <w:r>
      <w:t>roadkill</w:t>
    </w:r>
    <w:proofErr w:type="spellEnd"/>
    <w:r>
      <w:t xml:space="preserve"> </w:t>
    </w:r>
    <w:proofErr w:type="spellStart"/>
    <w:r>
      <w:t>risk</w:t>
    </w:r>
    <w:proofErr w:type="spellEnd"/>
    <w:r>
      <w:t xml:space="preserve">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03AC"/>
    <w:multiLevelType w:val="hybridMultilevel"/>
    <w:tmpl w:val="9094E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03703B"/>
    <w:multiLevelType w:val="hybridMultilevel"/>
    <w:tmpl w:val="CFBCDB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295CED"/>
    <w:multiLevelType w:val="hybridMultilevel"/>
    <w:tmpl w:val="E12CFB26"/>
    <w:lvl w:ilvl="0" w:tplc="83F4C5EA">
      <w:start w:val="4"/>
      <w:numFmt w:val="bullet"/>
      <w:lvlText w:val=""/>
      <w:lvlJc w:val="left"/>
      <w:pPr>
        <w:ind w:left="720" w:hanging="360"/>
      </w:pPr>
      <w:rPr>
        <w:rFonts w:ascii="Symbol" w:eastAsiaTheme="minorHAnsi" w:hAnsi="Symbol" w:cs="Times New Roman" w:hint="default"/>
        <w:lang w:val="en-G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0DD4464"/>
    <w:multiLevelType w:val="hybridMultilevel"/>
    <w:tmpl w:val="E1C4C198"/>
    <w:lvl w:ilvl="0" w:tplc="228A4C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3BE1AA1"/>
    <w:multiLevelType w:val="hybridMultilevel"/>
    <w:tmpl w:val="8EB2EC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Jean-Francois BRETAUD">
    <w15:presenceInfo w15:providerId="AD" w15:userId="S-1-5-21-1400669940-2874269118-2294255063-10630"/>
  </w15:person>
  <w15:person w15:author="M. Jean-Francois BRETAUD [2]">
    <w15:presenceInfo w15:providerId="None" w15:userId="M. Jean-Francois BRETA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39E"/>
    <w:rsid w:val="00000309"/>
    <w:rsid w:val="00001448"/>
    <w:rsid w:val="00002049"/>
    <w:rsid w:val="000021AA"/>
    <w:rsid w:val="00002329"/>
    <w:rsid w:val="00002B88"/>
    <w:rsid w:val="00002CB2"/>
    <w:rsid w:val="00003DB3"/>
    <w:rsid w:val="00004FE5"/>
    <w:rsid w:val="0000618F"/>
    <w:rsid w:val="000062F0"/>
    <w:rsid w:val="000069BE"/>
    <w:rsid w:val="00007596"/>
    <w:rsid w:val="000077D1"/>
    <w:rsid w:val="00010B93"/>
    <w:rsid w:val="0001135C"/>
    <w:rsid w:val="00011547"/>
    <w:rsid w:val="0001165A"/>
    <w:rsid w:val="00011F8F"/>
    <w:rsid w:val="00013908"/>
    <w:rsid w:val="00013B97"/>
    <w:rsid w:val="00014BF2"/>
    <w:rsid w:val="000152B8"/>
    <w:rsid w:val="000153AD"/>
    <w:rsid w:val="000153D1"/>
    <w:rsid w:val="00015561"/>
    <w:rsid w:val="00021B58"/>
    <w:rsid w:val="00022567"/>
    <w:rsid w:val="00022885"/>
    <w:rsid w:val="00022C51"/>
    <w:rsid w:val="00022D29"/>
    <w:rsid w:val="00024A0A"/>
    <w:rsid w:val="00025307"/>
    <w:rsid w:val="00025677"/>
    <w:rsid w:val="000256B2"/>
    <w:rsid w:val="00026C4C"/>
    <w:rsid w:val="0002724E"/>
    <w:rsid w:val="000276DD"/>
    <w:rsid w:val="00031EFC"/>
    <w:rsid w:val="000324B2"/>
    <w:rsid w:val="000346CF"/>
    <w:rsid w:val="00034F5E"/>
    <w:rsid w:val="00035334"/>
    <w:rsid w:val="000354D9"/>
    <w:rsid w:val="00035944"/>
    <w:rsid w:val="00035BFE"/>
    <w:rsid w:val="00035D6C"/>
    <w:rsid w:val="00036690"/>
    <w:rsid w:val="0003675A"/>
    <w:rsid w:val="00036E39"/>
    <w:rsid w:val="0003766B"/>
    <w:rsid w:val="00040EF3"/>
    <w:rsid w:val="0004296F"/>
    <w:rsid w:val="00042BCE"/>
    <w:rsid w:val="00042DF3"/>
    <w:rsid w:val="000432B0"/>
    <w:rsid w:val="00043771"/>
    <w:rsid w:val="00044912"/>
    <w:rsid w:val="000466D7"/>
    <w:rsid w:val="00047172"/>
    <w:rsid w:val="000472B1"/>
    <w:rsid w:val="000515D6"/>
    <w:rsid w:val="00051E76"/>
    <w:rsid w:val="00052CEC"/>
    <w:rsid w:val="00053821"/>
    <w:rsid w:val="00053AE8"/>
    <w:rsid w:val="00053B83"/>
    <w:rsid w:val="000546AD"/>
    <w:rsid w:val="0005503B"/>
    <w:rsid w:val="00056C5E"/>
    <w:rsid w:val="000577F1"/>
    <w:rsid w:val="00057AD2"/>
    <w:rsid w:val="00062F3A"/>
    <w:rsid w:val="000647ED"/>
    <w:rsid w:val="00065066"/>
    <w:rsid w:val="00066407"/>
    <w:rsid w:val="000668CF"/>
    <w:rsid w:val="000669DF"/>
    <w:rsid w:val="00066BA3"/>
    <w:rsid w:val="00067713"/>
    <w:rsid w:val="00067B05"/>
    <w:rsid w:val="00067E8F"/>
    <w:rsid w:val="00072D71"/>
    <w:rsid w:val="000732D1"/>
    <w:rsid w:val="0007344A"/>
    <w:rsid w:val="000737C0"/>
    <w:rsid w:val="00073C72"/>
    <w:rsid w:val="00073F2D"/>
    <w:rsid w:val="000744D9"/>
    <w:rsid w:val="00075FA1"/>
    <w:rsid w:val="000764F7"/>
    <w:rsid w:val="000776C6"/>
    <w:rsid w:val="00077F37"/>
    <w:rsid w:val="000817D5"/>
    <w:rsid w:val="000819C7"/>
    <w:rsid w:val="00082678"/>
    <w:rsid w:val="00083297"/>
    <w:rsid w:val="00083918"/>
    <w:rsid w:val="000839EC"/>
    <w:rsid w:val="00084111"/>
    <w:rsid w:val="00084518"/>
    <w:rsid w:val="000848E8"/>
    <w:rsid w:val="000854C3"/>
    <w:rsid w:val="00086AE3"/>
    <w:rsid w:val="00087372"/>
    <w:rsid w:val="000873D9"/>
    <w:rsid w:val="0008740A"/>
    <w:rsid w:val="000878F0"/>
    <w:rsid w:val="000906C8"/>
    <w:rsid w:val="00091E1B"/>
    <w:rsid w:val="00092C31"/>
    <w:rsid w:val="0009306D"/>
    <w:rsid w:val="00094DBE"/>
    <w:rsid w:val="00095622"/>
    <w:rsid w:val="00095F03"/>
    <w:rsid w:val="0009610A"/>
    <w:rsid w:val="000961B1"/>
    <w:rsid w:val="000963E4"/>
    <w:rsid w:val="000967EC"/>
    <w:rsid w:val="00096806"/>
    <w:rsid w:val="00097BD7"/>
    <w:rsid w:val="00097C5E"/>
    <w:rsid w:val="000A0786"/>
    <w:rsid w:val="000A12B9"/>
    <w:rsid w:val="000A1C07"/>
    <w:rsid w:val="000A1D16"/>
    <w:rsid w:val="000A1D6C"/>
    <w:rsid w:val="000A271A"/>
    <w:rsid w:val="000A3149"/>
    <w:rsid w:val="000A31D9"/>
    <w:rsid w:val="000A46E3"/>
    <w:rsid w:val="000A534D"/>
    <w:rsid w:val="000A5740"/>
    <w:rsid w:val="000A66DE"/>
    <w:rsid w:val="000A69ED"/>
    <w:rsid w:val="000A7BAD"/>
    <w:rsid w:val="000B05F3"/>
    <w:rsid w:val="000B0FAC"/>
    <w:rsid w:val="000B177A"/>
    <w:rsid w:val="000B20D7"/>
    <w:rsid w:val="000B3232"/>
    <w:rsid w:val="000B3606"/>
    <w:rsid w:val="000B3992"/>
    <w:rsid w:val="000B3AFE"/>
    <w:rsid w:val="000B3C51"/>
    <w:rsid w:val="000B4857"/>
    <w:rsid w:val="000B4E6E"/>
    <w:rsid w:val="000B6F6B"/>
    <w:rsid w:val="000C017E"/>
    <w:rsid w:val="000C0982"/>
    <w:rsid w:val="000C1758"/>
    <w:rsid w:val="000C30D9"/>
    <w:rsid w:val="000C47BB"/>
    <w:rsid w:val="000C548D"/>
    <w:rsid w:val="000C56A7"/>
    <w:rsid w:val="000C5AD3"/>
    <w:rsid w:val="000C6D1D"/>
    <w:rsid w:val="000C6E08"/>
    <w:rsid w:val="000C6F41"/>
    <w:rsid w:val="000C7B01"/>
    <w:rsid w:val="000D0417"/>
    <w:rsid w:val="000D1889"/>
    <w:rsid w:val="000D1DD4"/>
    <w:rsid w:val="000D1F43"/>
    <w:rsid w:val="000D27A2"/>
    <w:rsid w:val="000D7221"/>
    <w:rsid w:val="000D7293"/>
    <w:rsid w:val="000D74F7"/>
    <w:rsid w:val="000E1CD3"/>
    <w:rsid w:val="000E1CE5"/>
    <w:rsid w:val="000E2220"/>
    <w:rsid w:val="000E2E88"/>
    <w:rsid w:val="000E4921"/>
    <w:rsid w:val="000E58D3"/>
    <w:rsid w:val="000F0FC3"/>
    <w:rsid w:val="000F0FE5"/>
    <w:rsid w:val="000F39CC"/>
    <w:rsid w:val="000F3BFE"/>
    <w:rsid w:val="000F3C2A"/>
    <w:rsid w:val="000F5EBF"/>
    <w:rsid w:val="00102907"/>
    <w:rsid w:val="00102D38"/>
    <w:rsid w:val="00102E92"/>
    <w:rsid w:val="001031BA"/>
    <w:rsid w:val="00103411"/>
    <w:rsid w:val="00103811"/>
    <w:rsid w:val="00103B5A"/>
    <w:rsid w:val="001040D1"/>
    <w:rsid w:val="00105D41"/>
    <w:rsid w:val="00105DD3"/>
    <w:rsid w:val="00105F74"/>
    <w:rsid w:val="0010607F"/>
    <w:rsid w:val="00106947"/>
    <w:rsid w:val="00107363"/>
    <w:rsid w:val="0010749C"/>
    <w:rsid w:val="00107C08"/>
    <w:rsid w:val="00111283"/>
    <w:rsid w:val="00111682"/>
    <w:rsid w:val="00111E5A"/>
    <w:rsid w:val="001120BB"/>
    <w:rsid w:val="0011226B"/>
    <w:rsid w:val="00112860"/>
    <w:rsid w:val="00112E00"/>
    <w:rsid w:val="001132FE"/>
    <w:rsid w:val="001143F3"/>
    <w:rsid w:val="00114E64"/>
    <w:rsid w:val="00114ED0"/>
    <w:rsid w:val="0011544A"/>
    <w:rsid w:val="0011653F"/>
    <w:rsid w:val="0011656D"/>
    <w:rsid w:val="00116705"/>
    <w:rsid w:val="0012008B"/>
    <w:rsid w:val="001200AB"/>
    <w:rsid w:val="0012090B"/>
    <w:rsid w:val="001213B1"/>
    <w:rsid w:val="00122C8A"/>
    <w:rsid w:val="0012333A"/>
    <w:rsid w:val="001237F4"/>
    <w:rsid w:val="00123A0B"/>
    <w:rsid w:val="00123A35"/>
    <w:rsid w:val="0012510A"/>
    <w:rsid w:val="0012536C"/>
    <w:rsid w:val="00125895"/>
    <w:rsid w:val="00126582"/>
    <w:rsid w:val="001272A7"/>
    <w:rsid w:val="001310C7"/>
    <w:rsid w:val="00131CE7"/>
    <w:rsid w:val="00132F8E"/>
    <w:rsid w:val="001342F6"/>
    <w:rsid w:val="00135EFB"/>
    <w:rsid w:val="00141A23"/>
    <w:rsid w:val="00143676"/>
    <w:rsid w:val="00143759"/>
    <w:rsid w:val="001439A9"/>
    <w:rsid w:val="00144939"/>
    <w:rsid w:val="001453DC"/>
    <w:rsid w:val="00145A7A"/>
    <w:rsid w:val="00145DB1"/>
    <w:rsid w:val="001463F4"/>
    <w:rsid w:val="001465BD"/>
    <w:rsid w:val="00146B1E"/>
    <w:rsid w:val="0014770F"/>
    <w:rsid w:val="00147EDA"/>
    <w:rsid w:val="00152B55"/>
    <w:rsid w:val="00152FB3"/>
    <w:rsid w:val="001532FA"/>
    <w:rsid w:val="00153B67"/>
    <w:rsid w:val="00153B81"/>
    <w:rsid w:val="0015472D"/>
    <w:rsid w:val="00154AF4"/>
    <w:rsid w:val="00154C31"/>
    <w:rsid w:val="00154EA0"/>
    <w:rsid w:val="00155466"/>
    <w:rsid w:val="001556FC"/>
    <w:rsid w:val="0015592A"/>
    <w:rsid w:val="00156227"/>
    <w:rsid w:val="001574B7"/>
    <w:rsid w:val="00157933"/>
    <w:rsid w:val="001635A9"/>
    <w:rsid w:val="001647AA"/>
    <w:rsid w:val="001651CF"/>
    <w:rsid w:val="00165B89"/>
    <w:rsid w:val="00166A86"/>
    <w:rsid w:val="001712E8"/>
    <w:rsid w:val="001713A1"/>
    <w:rsid w:val="00171E91"/>
    <w:rsid w:val="001724CA"/>
    <w:rsid w:val="00172F78"/>
    <w:rsid w:val="00172FEC"/>
    <w:rsid w:val="00173E88"/>
    <w:rsid w:val="00175F72"/>
    <w:rsid w:val="001760D6"/>
    <w:rsid w:val="00176A22"/>
    <w:rsid w:val="00180B59"/>
    <w:rsid w:val="00184FEE"/>
    <w:rsid w:val="00185C2F"/>
    <w:rsid w:val="0018639C"/>
    <w:rsid w:val="00187B85"/>
    <w:rsid w:val="00190440"/>
    <w:rsid w:val="0019081C"/>
    <w:rsid w:val="001920CD"/>
    <w:rsid w:val="0019216A"/>
    <w:rsid w:val="00193EF5"/>
    <w:rsid w:val="001940E1"/>
    <w:rsid w:val="00194D65"/>
    <w:rsid w:val="001962D2"/>
    <w:rsid w:val="0019639A"/>
    <w:rsid w:val="00197AAC"/>
    <w:rsid w:val="001A021C"/>
    <w:rsid w:val="001A0CCF"/>
    <w:rsid w:val="001A0EA4"/>
    <w:rsid w:val="001A145A"/>
    <w:rsid w:val="001A17B7"/>
    <w:rsid w:val="001A3E0F"/>
    <w:rsid w:val="001A4992"/>
    <w:rsid w:val="001A78D8"/>
    <w:rsid w:val="001A7B1A"/>
    <w:rsid w:val="001B1795"/>
    <w:rsid w:val="001B38C1"/>
    <w:rsid w:val="001B3D62"/>
    <w:rsid w:val="001B3EB0"/>
    <w:rsid w:val="001B413F"/>
    <w:rsid w:val="001B42C0"/>
    <w:rsid w:val="001B4DA8"/>
    <w:rsid w:val="001B5371"/>
    <w:rsid w:val="001B5A15"/>
    <w:rsid w:val="001B6C2B"/>
    <w:rsid w:val="001B7463"/>
    <w:rsid w:val="001B7DA1"/>
    <w:rsid w:val="001C030E"/>
    <w:rsid w:val="001C0DDF"/>
    <w:rsid w:val="001C193C"/>
    <w:rsid w:val="001C1E7B"/>
    <w:rsid w:val="001C24C8"/>
    <w:rsid w:val="001C284C"/>
    <w:rsid w:val="001C2AA6"/>
    <w:rsid w:val="001C2D13"/>
    <w:rsid w:val="001C303D"/>
    <w:rsid w:val="001C320F"/>
    <w:rsid w:val="001C5653"/>
    <w:rsid w:val="001C59BE"/>
    <w:rsid w:val="001C7FB5"/>
    <w:rsid w:val="001D1D26"/>
    <w:rsid w:val="001D31AF"/>
    <w:rsid w:val="001D37C3"/>
    <w:rsid w:val="001D410C"/>
    <w:rsid w:val="001D4120"/>
    <w:rsid w:val="001D4A55"/>
    <w:rsid w:val="001D6974"/>
    <w:rsid w:val="001D6DEA"/>
    <w:rsid w:val="001D7F6F"/>
    <w:rsid w:val="001E0279"/>
    <w:rsid w:val="001E0D64"/>
    <w:rsid w:val="001E1328"/>
    <w:rsid w:val="001E13B1"/>
    <w:rsid w:val="001E2900"/>
    <w:rsid w:val="001E2BFD"/>
    <w:rsid w:val="001E33BF"/>
    <w:rsid w:val="001E4026"/>
    <w:rsid w:val="001E64A0"/>
    <w:rsid w:val="001E6678"/>
    <w:rsid w:val="001E66AB"/>
    <w:rsid w:val="001E7C9F"/>
    <w:rsid w:val="001F102D"/>
    <w:rsid w:val="001F1279"/>
    <w:rsid w:val="001F172C"/>
    <w:rsid w:val="001F221D"/>
    <w:rsid w:val="001F237D"/>
    <w:rsid w:val="001F3D34"/>
    <w:rsid w:val="001F502F"/>
    <w:rsid w:val="001F51CA"/>
    <w:rsid w:val="001F68D3"/>
    <w:rsid w:val="001F71BA"/>
    <w:rsid w:val="001F7B71"/>
    <w:rsid w:val="002014DF"/>
    <w:rsid w:val="00202103"/>
    <w:rsid w:val="0020274B"/>
    <w:rsid w:val="0020284D"/>
    <w:rsid w:val="00203E54"/>
    <w:rsid w:val="0020484C"/>
    <w:rsid w:val="0020505B"/>
    <w:rsid w:val="00206235"/>
    <w:rsid w:val="0020635F"/>
    <w:rsid w:val="002110AF"/>
    <w:rsid w:val="00212A4E"/>
    <w:rsid w:val="0021355F"/>
    <w:rsid w:val="00213B62"/>
    <w:rsid w:val="0021483F"/>
    <w:rsid w:val="00214A20"/>
    <w:rsid w:val="002160C6"/>
    <w:rsid w:val="00217F69"/>
    <w:rsid w:val="002211DC"/>
    <w:rsid w:val="00221488"/>
    <w:rsid w:val="00221AC0"/>
    <w:rsid w:val="00221B95"/>
    <w:rsid w:val="00221D15"/>
    <w:rsid w:val="00221FAD"/>
    <w:rsid w:val="002229AA"/>
    <w:rsid w:val="00222D17"/>
    <w:rsid w:val="00223830"/>
    <w:rsid w:val="00223D12"/>
    <w:rsid w:val="00223E83"/>
    <w:rsid w:val="002241DF"/>
    <w:rsid w:val="00224425"/>
    <w:rsid w:val="002253AA"/>
    <w:rsid w:val="00225787"/>
    <w:rsid w:val="00225E8B"/>
    <w:rsid w:val="00226A79"/>
    <w:rsid w:val="002275D3"/>
    <w:rsid w:val="00231480"/>
    <w:rsid w:val="00231CD8"/>
    <w:rsid w:val="00231CF6"/>
    <w:rsid w:val="00235135"/>
    <w:rsid w:val="0023516F"/>
    <w:rsid w:val="00235BC3"/>
    <w:rsid w:val="00236F18"/>
    <w:rsid w:val="00240227"/>
    <w:rsid w:val="00240C65"/>
    <w:rsid w:val="0024113A"/>
    <w:rsid w:val="00241FD0"/>
    <w:rsid w:val="00243203"/>
    <w:rsid w:val="002435FB"/>
    <w:rsid w:val="00244191"/>
    <w:rsid w:val="0024688E"/>
    <w:rsid w:val="00246BE1"/>
    <w:rsid w:val="0025017A"/>
    <w:rsid w:val="0025107F"/>
    <w:rsid w:val="00251EB9"/>
    <w:rsid w:val="00252DFB"/>
    <w:rsid w:val="0025483C"/>
    <w:rsid w:val="00254D73"/>
    <w:rsid w:val="002575A0"/>
    <w:rsid w:val="00261050"/>
    <w:rsid w:val="00261877"/>
    <w:rsid w:val="002618BC"/>
    <w:rsid w:val="00263D77"/>
    <w:rsid w:val="0026449A"/>
    <w:rsid w:val="00264605"/>
    <w:rsid w:val="00264A35"/>
    <w:rsid w:val="00266067"/>
    <w:rsid w:val="00267C13"/>
    <w:rsid w:val="0027064D"/>
    <w:rsid w:val="00270BB1"/>
    <w:rsid w:val="00271501"/>
    <w:rsid w:val="00271B59"/>
    <w:rsid w:val="00271E3A"/>
    <w:rsid w:val="00272923"/>
    <w:rsid w:val="00274049"/>
    <w:rsid w:val="00274AAE"/>
    <w:rsid w:val="0027527B"/>
    <w:rsid w:val="00275337"/>
    <w:rsid w:val="002760D0"/>
    <w:rsid w:val="002768E5"/>
    <w:rsid w:val="002771DA"/>
    <w:rsid w:val="00277737"/>
    <w:rsid w:val="00280352"/>
    <w:rsid w:val="00283829"/>
    <w:rsid w:val="00283B83"/>
    <w:rsid w:val="002841B3"/>
    <w:rsid w:val="00284228"/>
    <w:rsid w:val="002849D9"/>
    <w:rsid w:val="00287850"/>
    <w:rsid w:val="00287E84"/>
    <w:rsid w:val="00287E86"/>
    <w:rsid w:val="002915CB"/>
    <w:rsid w:val="0029259B"/>
    <w:rsid w:val="00292A25"/>
    <w:rsid w:val="00292F8B"/>
    <w:rsid w:val="0029306D"/>
    <w:rsid w:val="00293177"/>
    <w:rsid w:val="00294B86"/>
    <w:rsid w:val="00296765"/>
    <w:rsid w:val="00297765"/>
    <w:rsid w:val="002A089C"/>
    <w:rsid w:val="002A1FCF"/>
    <w:rsid w:val="002A225B"/>
    <w:rsid w:val="002A328A"/>
    <w:rsid w:val="002A3715"/>
    <w:rsid w:val="002A3FA1"/>
    <w:rsid w:val="002A4D82"/>
    <w:rsid w:val="002A5647"/>
    <w:rsid w:val="002A5CB9"/>
    <w:rsid w:val="002A703C"/>
    <w:rsid w:val="002B06D4"/>
    <w:rsid w:val="002B0BD9"/>
    <w:rsid w:val="002B15E6"/>
    <w:rsid w:val="002B3893"/>
    <w:rsid w:val="002B430C"/>
    <w:rsid w:val="002B51E9"/>
    <w:rsid w:val="002B5682"/>
    <w:rsid w:val="002B6F6C"/>
    <w:rsid w:val="002B7167"/>
    <w:rsid w:val="002B7E65"/>
    <w:rsid w:val="002C0394"/>
    <w:rsid w:val="002C04B8"/>
    <w:rsid w:val="002C0888"/>
    <w:rsid w:val="002C0C98"/>
    <w:rsid w:val="002C20C3"/>
    <w:rsid w:val="002C3AB0"/>
    <w:rsid w:val="002C408B"/>
    <w:rsid w:val="002C4239"/>
    <w:rsid w:val="002C4D3F"/>
    <w:rsid w:val="002C56C2"/>
    <w:rsid w:val="002C577A"/>
    <w:rsid w:val="002C6977"/>
    <w:rsid w:val="002C7700"/>
    <w:rsid w:val="002D04CB"/>
    <w:rsid w:val="002D1113"/>
    <w:rsid w:val="002D1D61"/>
    <w:rsid w:val="002D20D2"/>
    <w:rsid w:val="002D29F3"/>
    <w:rsid w:val="002D2C3C"/>
    <w:rsid w:val="002D4CB3"/>
    <w:rsid w:val="002D52D0"/>
    <w:rsid w:val="002D5D96"/>
    <w:rsid w:val="002D64CD"/>
    <w:rsid w:val="002D7AC5"/>
    <w:rsid w:val="002D7C53"/>
    <w:rsid w:val="002E2312"/>
    <w:rsid w:val="002E2408"/>
    <w:rsid w:val="002E2616"/>
    <w:rsid w:val="002E2901"/>
    <w:rsid w:val="002E2C74"/>
    <w:rsid w:val="002E4365"/>
    <w:rsid w:val="002E5033"/>
    <w:rsid w:val="002E506F"/>
    <w:rsid w:val="002E557C"/>
    <w:rsid w:val="002E5C18"/>
    <w:rsid w:val="002E75D5"/>
    <w:rsid w:val="002E7E51"/>
    <w:rsid w:val="002F06B6"/>
    <w:rsid w:val="002F0A53"/>
    <w:rsid w:val="002F0FBA"/>
    <w:rsid w:val="002F16CE"/>
    <w:rsid w:val="002F20E1"/>
    <w:rsid w:val="002F2DDA"/>
    <w:rsid w:val="002F39DE"/>
    <w:rsid w:val="002F3C53"/>
    <w:rsid w:val="002F4C07"/>
    <w:rsid w:val="002F54D6"/>
    <w:rsid w:val="002F689C"/>
    <w:rsid w:val="002F72FB"/>
    <w:rsid w:val="002F7C6F"/>
    <w:rsid w:val="00300CDB"/>
    <w:rsid w:val="00304398"/>
    <w:rsid w:val="00304D4D"/>
    <w:rsid w:val="0030616E"/>
    <w:rsid w:val="00306A54"/>
    <w:rsid w:val="003076D1"/>
    <w:rsid w:val="003076E8"/>
    <w:rsid w:val="00307C9F"/>
    <w:rsid w:val="003106EB"/>
    <w:rsid w:val="0031193D"/>
    <w:rsid w:val="00312544"/>
    <w:rsid w:val="00312810"/>
    <w:rsid w:val="00312DEC"/>
    <w:rsid w:val="00312F3B"/>
    <w:rsid w:val="00313F10"/>
    <w:rsid w:val="00314A6F"/>
    <w:rsid w:val="003153C7"/>
    <w:rsid w:val="003158F8"/>
    <w:rsid w:val="00316416"/>
    <w:rsid w:val="00316510"/>
    <w:rsid w:val="0032059C"/>
    <w:rsid w:val="003254F2"/>
    <w:rsid w:val="00325D36"/>
    <w:rsid w:val="00326320"/>
    <w:rsid w:val="00326F42"/>
    <w:rsid w:val="00326FA0"/>
    <w:rsid w:val="003273B9"/>
    <w:rsid w:val="0032786F"/>
    <w:rsid w:val="00330890"/>
    <w:rsid w:val="00330E76"/>
    <w:rsid w:val="00331B51"/>
    <w:rsid w:val="00331FA0"/>
    <w:rsid w:val="003321B3"/>
    <w:rsid w:val="003334ED"/>
    <w:rsid w:val="0033440E"/>
    <w:rsid w:val="003352EC"/>
    <w:rsid w:val="00335488"/>
    <w:rsid w:val="0033627E"/>
    <w:rsid w:val="00336792"/>
    <w:rsid w:val="00336AA5"/>
    <w:rsid w:val="00337593"/>
    <w:rsid w:val="0033771D"/>
    <w:rsid w:val="00340920"/>
    <w:rsid w:val="00340F51"/>
    <w:rsid w:val="003415C3"/>
    <w:rsid w:val="00344211"/>
    <w:rsid w:val="00344855"/>
    <w:rsid w:val="0034574D"/>
    <w:rsid w:val="0034634F"/>
    <w:rsid w:val="00347562"/>
    <w:rsid w:val="00347E15"/>
    <w:rsid w:val="003502CE"/>
    <w:rsid w:val="003504C4"/>
    <w:rsid w:val="00350B49"/>
    <w:rsid w:val="00350B84"/>
    <w:rsid w:val="00351E67"/>
    <w:rsid w:val="00351EBD"/>
    <w:rsid w:val="00352E25"/>
    <w:rsid w:val="00353221"/>
    <w:rsid w:val="003545F9"/>
    <w:rsid w:val="0035615E"/>
    <w:rsid w:val="00357CDA"/>
    <w:rsid w:val="00360210"/>
    <w:rsid w:val="00360B74"/>
    <w:rsid w:val="0036241B"/>
    <w:rsid w:val="003629E2"/>
    <w:rsid w:val="0036392E"/>
    <w:rsid w:val="00363F36"/>
    <w:rsid w:val="00364D4E"/>
    <w:rsid w:val="00365217"/>
    <w:rsid w:val="003653F7"/>
    <w:rsid w:val="00365825"/>
    <w:rsid w:val="00366168"/>
    <w:rsid w:val="00366B00"/>
    <w:rsid w:val="00366F15"/>
    <w:rsid w:val="003678BB"/>
    <w:rsid w:val="00370C75"/>
    <w:rsid w:val="00371465"/>
    <w:rsid w:val="00371B0A"/>
    <w:rsid w:val="003726E3"/>
    <w:rsid w:val="00372B1A"/>
    <w:rsid w:val="003736F6"/>
    <w:rsid w:val="00374629"/>
    <w:rsid w:val="00374CAA"/>
    <w:rsid w:val="00375137"/>
    <w:rsid w:val="003753F0"/>
    <w:rsid w:val="00375E31"/>
    <w:rsid w:val="00376B22"/>
    <w:rsid w:val="00380033"/>
    <w:rsid w:val="003802D4"/>
    <w:rsid w:val="003807FC"/>
    <w:rsid w:val="00380AE0"/>
    <w:rsid w:val="003822F8"/>
    <w:rsid w:val="00382B4C"/>
    <w:rsid w:val="00382D8B"/>
    <w:rsid w:val="0038344A"/>
    <w:rsid w:val="00383A1B"/>
    <w:rsid w:val="003844D3"/>
    <w:rsid w:val="003845FC"/>
    <w:rsid w:val="003851A1"/>
    <w:rsid w:val="00385579"/>
    <w:rsid w:val="003858D8"/>
    <w:rsid w:val="0038613C"/>
    <w:rsid w:val="00386A9B"/>
    <w:rsid w:val="00387E52"/>
    <w:rsid w:val="00390B09"/>
    <w:rsid w:val="00390B48"/>
    <w:rsid w:val="0039175B"/>
    <w:rsid w:val="00391B62"/>
    <w:rsid w:val="003938F9"/>
    <w:rsid w:val="00393B1B"/>
    <w:rsid w:val="00393DB3"/>
    <w:rsid w:val="003955CF"/>
    <w:rsid w:val="00395816"/>
    <w:rsid w:val="003958C0"/>
    <w:rsid w:val="00397079"/>
    <w:rsid w:val="003A030A"/>
    <w:rsid w:val="003A06D3"/>
    <w:rsid w:val="003A1453"/>
    <w:rsid w:val="003A1AB6"/>
    <w:rsid w:val="003A227D"/>
    <w:rsid w:val="003A47E9"/>
    <w:rsid w:val="003A519A"/>
    <w:rsid w:val="003A5E96"/>
    <w:rsid w:val="003A6227"/>
    <w:rsid w:val="003A6B26"/>
    <w:rsid w:val="003B0924"/>
    <w:rsid w:val="003B1A47"/>
    <w:rsid w:val="003B1BE6"/>
    <w:rsid w:val="003B1FCA"/>
    <w:rsid w:val="003B25F2"/>
    <w:rsid w:val="003B458B"/>
    <w:rsid w:val="003B472A"/>
    <w:rsid w:val="003B5320"/>
    <w:rsid w:val="003B6631"/>
    <w:rsid w:val="003C1731"/>
    <w:rsid w:val="003C1FC2"/>
    <w:rsid w:val="003C2780"/>
    <w:rsid w:val="003C2AC5"/>
    <w:rsid w:val="003C3083"/>
    <w:rsid w:val="003C33A5"/>
    <w:rsid w:val="003C4B1A"/>
    <w:rsid w:val="003C566C"/>
    <w:rsid w:val="003C6216"/>
    <w:rsid w:val="003C7860"/>
    <w:rsid w:val="003D0758"/>
    <w:rsid w:val="003D09F1"/>
    <w:rsid w:val="003D141E"/>
    <w:rsid w:val="003D169C"/>
    <w:rsid w:val="003D1F61"/>
    <w:rsid w:val="003D37E8"/>
    <w:rsid w:val="003D4733"/>
    <w:rsid w:val="003D5BEC"/>
    <w:rsid w:val="003D6990"/>
    <w:rsid w:val="003D6C73"/>
    <w:rsid w:val="003D70FF"/>
    <w:rsid w:val="003D72FB"/>
    <w:rsid w:val="003D77B0"/>
    <w:rsid w:val="003D7818"/>
    <w:rsid w:val="003D7A0C"/>
    <w:rsid w:val="003D7E01"/>
    <w:rsid w:val="003E0B0C"/>
    <w:rsid w:val="003E169F"/>
    <w:rsid w:val="003E1EBE"/>
    <w:rsid w:val="003E2425"/>
    <w:rsid w:val="003E3076"/>
    <w:rsid w:val="003E3240"/>
    <w:rsid w:val="003E5F07"/>
    <w:rsid w:val="003E6306"/>
    <w:rsid w:val="003E668F"/>
    <w:rsid w:val="003E6900"/>
    <w:rsid w:val="003E6B0C"/>
    <w:rsid w:val="003E6DF5"/>
    <w:rsid w:val="003F04E7"/>
    <w:rsid w:val="003F0A14"/>
    <w:rsid w:val="003F0B44"/>
    <w:rsid w:val="003F0F7C"/>
    <w:rsid w:val="003F1643"/>
    <w:rsid w:val="003F1FCA"/>
    <w:rsid w:val="003F25FC"/>
    <w:rsid w:val="003F3858"/>
    <w:rsid w:val="003F4962"/>
    <w:rsid w:val="003F675D"/>
    <w:rsid w:val="003F67F2"/>
    <w:rsid w:val="003F6A4F"/>
    <w:rsid w:val="003F75D9"/>
    <w:rsid w:val="00401831"/>
    <w:rsid w:val="00402D70"/>
    <w:rsid w:val="004033D4"/>
    <w:rsid w:val="00403A62"/>
    <w:rsid w:val="00405240"/>
    <w:rsid w:val="00405E77"/>
    <w:rsid w:val="00407210"/>
    <w:rsid w:val="00407DDA"/>
    <w:rsid w:val="004107FB"/>
    <w:rsid w:val="00411210"/>
    <w:rsid w:val="00411E95"/>
    <w:rsid w:val="00412E70"/>
    <w:rsid w:val="0041375D"/>
    <w:rsid w:val="004139B9"/>
    <w:rsid w:val="0041446D"/>
    <w:rsid w:val="00414CCA"/>
    <w:rsid w:val="0041593F"/>
    <w:rsid w:val="00416B7C"/>
    <w:rsid w:val="00416F06"/>
    <w:rsid w:val="00420FEF"/>
    <w:rsid w:val="0042212B"/>
    <w:rsid w:val="004228D9"/>
    <w:rsid w:val="00422A58"/>
    <w:rsid w:val="00422D19"/>
    <w:rsid w:val="004234B1"/>
    <w:rsid w:val="00423E90"/>
    <w:rsid w:val="00424B76"/>
    <w:rsid w:val="00425AB4"/>
    <w:rsid w:val="00426C08"/>
    <w:rsid w:val="00427BCB"/>
    <w:rsid w:val="00430EAE"/>
    <w:rsid w:val="004322C6"/>
    <w:rsid w:val="00432B68"/>
    <w:rsid w:val="00432D9F"/>
    <w:rsid w:val="00432DF3"/>
    <w:rsid w:val="00433CC0"/>
    <w:rsid w:val="00433E23"/>
    <w:rsid w:val="004346F9"/>
    <w:rsid w:val="00434E1F"/>
    <w:rsid w:val="0043546B"/>
    <w:rsid w:val="00435ECF"/>
    <w:rsid w:val="0043648E"/>
    <w:rsid w:val="00436BF7"/>
    <w:rsid w:val="00436CAC"/>
    <w:rsid w:val="00436DA2"/>
    <w:rsid w:val="00437377"/>
    <w:rsid w:val="004378A2"/>
    <w:rsid w:val="004411AD"/>
    <w:rsid w:val="004415D0"/>
    <w:rsid w:val="00442A39"/>
    <w:rsid w:val="00443D14"/>
    <w:rsid w:val="004457AD"/>
    <w:rsid w:val="004464C9"/>
    <w:rsid w:val="0044775D"/>
    <w:rsid w:val="00447EFE"/>
    <w:rsid w:val="0045041E"/>
    <w:rsid w:val="004507B1"/>
    <w:rsid w:val="00451ABF"/>
    <w:rsid w:val="00453EF9"/>
    <w:rsid w:val="00454869"/>
    <w:rsid w:val="00454CD6"/>
    <w:rsid w:val="0045657E"/>
    <w:rsid w:val="00456A59"/>
    <w:rsid w:val="004571CC"/>
    <w:rsid w:val="00457E7F"/>
    <w:rsid w:val="00457EA2"/>
    <w:rsid w:val="00460D15"/>
    <w:rsid w:val="004617F3"/>
    <w:rsid w:val="00462970"/>
    <w:rsid w:val="004630FB"/>
    <w:rsid w:val="004638A2"/>
    <w:rsid w:val="00463B4D"/>
    <w:rsid w:val="00463EBE"/>
    <w:rsid w:val="00464AD8"/>
    <w:rsid w:val="00464F69"/>
    <w:rsid w:val="00466675"/>
    <w:rsid w:val="004703B2"/>
    <w:rsid w:val="00471BBB"/>
    <w:rsid w:val="00472312"/>
    <w:rsid w:val="004728A5"/>
    <w:rsid w:val="00474CF3"/>
    <w:rsid w:val="00475A73"/>
    <w:rsid w:val="00476474"/>
    <w:rsid w:val="00476CCF"/>
    <w:rsid w:val="00477481"/>
    <w:rsid w:val="00477B79"/>
    <w:rsid w:val="00480B14"/>
    <w:rsid w:val="004820C0"/>
    <w:rsid w:val="00482425"/>
    <w:rsid w:val="00482952"/>
    <w:rsid w:val="004833F9"/>
    <w:rsid w:val="004835BD"/>
    <w:rsid w:val="00483616"/>
    <w:rsid w:val="004879EC"/>
    <w:rsid w:val="00490245"/>
    <w:rsid w:val="00490D97"/>
    <w:rsid w:val="004911E7"/>
    <w:rsid w:val="00492370"/>
    <w:rsid w:val="00492B56"/>
    <w:rsid w:val="00492DE0"/>
    <w:rsid w:val="00492E90"/>
    <w:rsid w:val="0049392B"/>
    <w:rsid w:val="004940C5"/>
    <w:rsid w:val="00494145"/>
    <w:rsid w:val="00494969"/>
    <w:rsid w:val="004959E9"/>
    <w:rsid w:val="00497429"/>
    <w:rsid w:val="00497ACD"/>
    <w:rsid w:val="004A0738"/>
    <w:rsid w:val="004A0C50"/>
    <w:rsid w:val="004A1EDB"/>
    <w:rsid w:val="004A3C23"/>
    <w:rsid w:val="004A4692"/>
    <w:rsid w:val="004A5E8A"/>
    <w:rsid w:val="004A6547"/>
    <w:rsid w:val="004A79E2"/>
    <w:rsid w:val="004B1F6A"/>
    <w:rsid w:val="004B2136"/>
    <w:rsid w:val="004B27A9"/>
    <w:rsid w:val="004B2D40"/>
    <w:rsid w:val="004B3079"/>
    <w:rsid w:val="004B48D3"/>
    <w:rsid w:val="004B54C3"/>
    <w:rsid w:val="004B565A"/>
    <w:rsid w:val="004B61C7"/>
    <w:rsid w:val="004B7617"/>
    <w:rsid w:val="004B79DD"/>
    <w:rsid w:val="004C04F5"/>
    <w:rsid w:val="004C0739"/>
    <w:rsid w:val="004C0D73"/>
    <w:rsid w:val="004C1914"/>
    <w:rsid w:val="004C2DD8"/>
    <w:rsid w:val="004C3A1E"/>
    <w:rsid w:val="004D0FB3"/>
    <w:rsid w:val="004D1043"/>
    <w:rsid w:val="004D23D0"/>
    <w:rsid w:val="004D25F3"/>
    <w:rsid w:val="004D2B69"/>
    <w:rsid w:val="004D32ED"/>
    <w:rsid w:val="004D48A8"/>
    <w:rsid w:val="004D523F"/>
    <w:rsid w:val="004D574E"/>
    <w:rsid w:val="004D57F7"/>
    <w:rsid w:val="004D58F5"/>
    <w:rsid w:val="004D5E7A"/>
    <w:rsid w:val="004D61D1"/>
    <w:rsid w:val="004D7267"/>
    <w:rsid w:val="004E02F4"/>
    <w:rsid w:val="004E1080"/>
    <w:rsid w:val="004E1758"/>
    <w:rsid w:val="004E1AB1"/>
    <w:rsid w:val="004E1FF8"/>
    <w:rsid w:val="004E4CAE"/>
    <w:rsid w:val="004E6A00"/>
    <w:rsid w:val="004E74C2"/>
    <w:rsid w:val="004F017B"/>
    <w:rsid w:val="004F01B9"/>
    <w:rsid w:val="004F0384"/>
    <w:rsid w:val="004F236E"/>
    <w:rsid w:val="004F395E"/>
    <w:rsid w:val="004F3D58"/>
    <w:rsid w:val="004F494A"/>
    <w:rsid w:val="004F5685"/>
    <w:rsid w:val="004F5900"/>
    <w:rsid w:val="004F6238"/>
    <w:rsid w:val="004F6262"/>
    <w:rsid w:val="004F6A80"/>
    <w:rsid w:val="004F74B6"/>
    <w:rsid w:val="005004E8"/>
    <w:rsid w:val="005015E4"/>
    <w:rsid w:val="00502F6F"/>
    <w:rsid w:val="00503D29"/>
    <w:rsid w:val="005042E4"/>
    <w:rsid w:val="00505EC5"/>
    <w:rsid w:val="00506BB1"/>
    <w:rsid w:val="00506F07"/>
    <w:rsid w:val="00507617"/>
    <w:rsid w:val="00507F07"/>
    <w:rsid w:val="0051122E"/>
    <w:rsid w:val="0051170C"/>
    <w:rsid w:val="00511899"/>
    <w:rsid w:val="0051299B"/>
    <w:rsid w:val="00512A7B"/>
    <w:rsid w:val="0051381E"/>
    <w:rsid w:val="0051389D"/>
    <w:rsid w:val="005139E7"/>
    <w:rsid w:val="0051403C"/>
    <w:rsid w:val="005145E9"/>
    <w:rsid w:val="00514773"/>
    <w:rsid w:val="00514C9B"/>
    <w:rsid w:val="00514F70"/>
    <w:rsid w:val="00515145"/>
    <w:rsid w:val="00515A74"/>
    <w:rsid w:val="005162DF"/>
    <w:rsid w:val="00516B46"/>
    <w:rsid w:val="00516DAA"/>
    <w:rsid w:val="00516E90"/>
    <w:rsid w:val="0051749F"/>
    <w:rsid w:val="005176BA"/>
    <w:rsid w:val="00517B6E"/>
    <w:rsid w:val="005201E5"/>
    <w:rsid w:val="0052060A"/>
    <w:rsid w:val="00520682"/>
    <w:rsid w:val="00520CC1"/>
    <w:rsid w:val="00520DBE"/>
    <w:rsid w:val="00523860"/>
    <w:rsid w:val="00525907"/>
    <w:rsid w:val="00525A0A"/>
    <w:rsid w:val="005260B7"/>
    <w:rsid w:val="0052689E"/>
    <w:rsid w:val="00530BF0"/>
    <w:rsid w:val="00530ED4"/>
    <w:rsid w:val="005317F4"/>
    <w:rsid w:val="00532C3A"/>
    <w:rsid w:val="00533C96"/>
    <w:rsid w:val="00534170"/>
    <w:rsid w:val="0053524B"/>
    <w:rsid w:val="00535441"/>
    <w:rsid w:val="0053618E"/>
    <w:rsid w:val="005412F1"/>
    <w:rsid w:val="005414FA"/>
    <w:rsid w:val="00541AC4"/>
    <w:rsid w:val="00541D2C"/>
    <w:rsid w:val="00542BD5"/>
    <w:rsid w:val="005451D3"/>
    <w:rsid w:val="00546A56"/>
    <w:rsid w:val="00546DCC"/>
    <w:rsid w:val="005517E0"/>
    <w:rsid w:val="00551DF3"/>
    <w:rsid w:val="005531EF"/>
    <w:rsid w:val="00553257"/>
    <w:rsid w:val="00554444"/>
    <w:rsid w:val="00554BC6"/>
    <w:rsid w:val="00555639"/>
    <w:rsid w:val="005561B8"/>
    <w:rsid w:val="0055716B"/>
    <w:rsid w:val="00557205"/>
    <w:rsid w:val="00557741"/>
    <w:rsid w:val="005601E7"/>
    <w:rsid w:val="005604FE"/>
    <w:rsid w:val="00560C36"/>
    <w:rsid w:val="00560C4C"/>
    <w:rsid w:val="0056161A"/>
    <w:rsid w:val="00562E9E"/>
    <w:rsid w:val="00564586"/>
    <w:rsid w:val="00564717"/>
    <w:rsid w:val="00566100"/>
    <w:rsid w:val="00566A7A"/>
    <w:rsid w:val="00567012"/>
    <w:rsid w:val="00567378"/>
    <w:rsid w:val="005678DD"/>
    <w:rsid w:val="00571661"/>
    <w:rsid w:val="0057170E"/>
    <w:rsid w:val="00572300"/>
    <w:rsid w:val="0057291E"/>
    <w:rsid w:val="005729BA"/>
    <w:rsid w:val="00573086"/>
    <w:rsid w:val="00573D50"/>
    <w:rsid w:val="00574341"/>
    <w:rsid w:val="00574D46"/>
    <w:rsid w:val="005757FA"/>
    <w:rsid w:val="0057665F"/>
    <w:rsid w:val="005778F4"/>
    <w:rsid w:val="00577B47"/>
    <w:rsid w:val="005809E7"/>
    <w:rsid w:val="0058139E"/>
    <w:rsid w:val="0058196D"/>
    <w:rsid w:val="005819CA"/>
    <w:rsid w:val="00581AF6"/>
    <w:rsid w:val="00581BEF"/>
    <w:rsid w:val="005828DB"/>
    <w:rsid w:val="0058443F"/>
    <w:rsid w:val="005848F2"/>
    <w:rsid w:val="005850E1"/>
    <w:rsid w:val="00585D4C"/>
    <w:rsid w:val="005873CB"/>
    <w:rsid w:val="00587650"/>
    <w:rsid w:val="005877CB"/>
    <w:rsid w:val="00587D38"/>
    <w:rsid w:val="0059019F"/>
    <w:rsid w:val="005905C6"/>
    <w:rsid w:val="00593447"/>
    <w:rsid w:val="005942A9"/>
    <w:rsid w:val="005943E9"/>
    <w:rsid w:val="005946A8"/>
    <w:rsid w:val="00594B34"/>
    <w:rsid w:val="0059514A"/>
    <w:rsid w:val="005956C6"/>
    <w:rsid w:val="005A06B7"/>
    <w:rsid w:val="005A0E29"/>
    <w:rsid w:val="005A1032"/>
    <w:rsid w:val="005A132F"/>
    <w:rsid w:val="005A1C82"/>
    <w:rsid w:val="005A2081"/>
    <w:rsid w:val="005A25AC"/>
    <w:rsid w:val="005A277A"/>
    <w:rsid w:val="005A3D6B"/>
    <w:rsid w:val="005A4E7C"/>
    <w:rsid w:val="005A52CC"/>
    <w:rsid w:val="005A54A0"/>
    <w:rsid w:val="005A5793"/>
    <w:rsid w:val="005A5B3C"/>
    <w:rsid w:val="005A6D1F"/>
    <w:rsid w:val="005A7F24"/>
    <w:rsid w:val="005B0006"/>
    <w:rsid w:val="005B019A"/>
    <w:rsid w:val="005B0742"/>
    <w:rsid w:val="005B0AC5"/>
    <w:rsid w:val="005B2954"/>
    <w:rsid w:val="005B2F24"/>
    <w:rsid w:val="005B3A6C"/>
    <w:rsid w:val="005B492E"/>
    <w:rsid w:val="005B78EE"/>
    <w:rsid w:val="005B79F4"/>
    <w:rsid w:val="005C025D"/>
    <w:rsid w:val="005C1369"/>
    <w:rsid w:val="005C24A0"/>
    <w:rsid w:val="005C2690"/>
    <w:rsid w:val="005C2CAF"/>
    <w:rsid w:val="005C350F"/>
    <w:rsid w:val="005C595E"/>
    <w:rsid w:val="005C628C"/>
    <w:rsid w:val="005C65E7"/>
    <w:rsid w:val="005D0418"/>
    <w:rsid w:val="005D0497"/>
    <w:rsid w:val="005D096C"/>
    <w:rsid w:val="005D28EC"/>
    <w:rsid w:val="005D316E"/>
    <w:rsid w:val="005D4C83"/>
    <w:rsid w:val="005D50FB"/>
    <w:rsid w:val="005D5A42"/>
    <w:rsid w:val="005D5FB1"/>
    <w:rsid w:val="005D61F1"/>
    <w:rsid w:val="005D704D"/>
    <w:rsid w:val="005D737D"/>
    <w:rsid w:val="005D7BFB"/>
    <w:rsid w:val="005E0BF0"/>
    <w:rsid w:val="005E0CF0"/>
    <w:rsid w:val="005E19CD"/>
    <w:rsid w:val="005E23E4"/>
    <w:rsid w:val="005E2853"/>
    <w:rsid w:val="005E2EA4"/>
    <w:rsid w:val="005E5AED"/>
    <w:rsid w:val="005E6000"/>
    <w:rsid w:val="005E6016"/>
    <w:rsid w:val="005E7AC2"/>
    <w:rsid w:val="005F1154"/>
    <w:rsid w:val="005F1544"/>
    <w:rsid w:val="005F28AC"/>
    <w:rsid w:val="005F3188"/>
    <w:rsid w:val="005F3B70"/>
    <w:rsid w:val="005F5496"/>
    <w:rsid w:val="005F6185"/>
    <w:rsid w:val="005F62B6"/>
    <w:rsid w:val="005F71CB"/>
    <w:rsid w:val="005F7397"/>
    <w:rsid w:val="005F7407"/>
    <w:rsid w:val="005F76FC"/>
    <w:rsid w:val="005F7A6A"/>
    <w:rsid w:val="005F7E81"/>
    <w:rsid w:val="00600487"/>
    <w:rsid w:val="0060279E"/>
    <w:rsid w:val="0060605B"/>
    <w:rsid w:val="0060665C"/>
    <w:rsid w:val="00610C3E"/>
    <w:rsid w:val="00611617"/>
    <w:rsid w:val="006118E4"/>
    <w:rsid w:val="00613058"/>
    <w:rsid w:val="00613D48"/>
    <w:rsid w:val="00614D98"/>
    <w:rsid w:val="006151DC"/>
    <w:rsid w:val="006154DC"/>
    <w:rsid w:val="00622E89"/>
    <w:rsid w:val="0062367A"/>
    <w:rsid w:val="00624162"/>
    <w:rsid w:val="0062538D"/>
    <w:rsid w:val="006260C5"/>
    <w:rsid w:val="006262D2"/>
    <w:rsid w:val="00626381"/>
    <w:rsid w:val="0062680B"/>
    <w:rsid w:val="00626BB8"/>
    <w:rsid w:val="006275DE"/>
    <w:rsid w:val="00627653"/>
    <w:rsid w:val="0063115A"/>
    <w:rsid w:val="00631AF0"/>
    <w:rsid w:val="00632C93"/>
    <w:rsid w:val="0063314C"/>
    <w:rsid w:val="00633D4F"/>
    <w:rsid w:val="00633F5B"/>
    <w:rsid w:val="006345FD"/>
    <w:rsid w:val="00636996"/>
    <w:rsid w:val="00636F3A"/>
    <w:rsid w:val="00640A69"/>
    <w:rsid w:val="00640C1C"/>
    <w:rsid w:val="00640E7C"/>
    <w:rsid w:val="00641B4F"/>
    <w:rsid w:val="00641B5F"/>
    <w:rsid w:val="00642832"/>
    <w:rsid w:val="00643AC9"/>
    <w:rsid w:val="00643EDC"/>
    <w:rsid w:val="0064444F"/>
    <w:rsid w:val="00645343"/>
    <w:rsid w:val="006469DF"/>
    <w:rsid w:val="006478E3"/>
    <w:rsid w:val="00650DB9"/>
    <w:rsid w:val="0065114E"/>
    <w:rsid w:val="0065377F"/>
    <w:rsid w:val="00653E2A"/>
    <w:rsid w:val="00654015"/>
    <w:rsid w:val="00654701"/>
    <w:rsid w:val="00655990"/>
    <w:rsid w:val="00655C04"/>
    <w:rsid w:val="0065680D"/>
    <w:rsid w:val="00656833"/>
    <w:rsid w:val="00656C91"/>
    <w:rsid w:val="00656E9D"/>
    <w:rsid w:val="00656FB7"/>
    <w:rsid w:val="006608C4"/>
    <w:rsid w:val="00661633"/>
    <w:rsid w:val="00663601"/>
    <w:rsid w:val="00663AF4"/>
    <w:rsid w:val="00664FFE"/>
    <w:rsid w:val="00665201"/>
    <w:rsid w:val="00666F9C"/>
    <w:rsid w:val="00670DAF"/>
    <w:rsid w:val="006711E4"/>
    <w:rsid w:val="00672751"/>
    <w:rsid w:val="006730BE"/>
    <w:rsid w:val="00675634"/>
    <w:rsid w:val="00675EC6"/>
    <w:rsid w:val="00676C90"/>
    <w:rsid w:val="00676FBC"/>
    <w:rsid w:val="006778E0"/>
    <w:rsid w:val="00677BB6"/>
    <w:rsid w:val="00680022"/>
    <w:rsid w:val="00680633"/>
    <w:rsid w:val="00680CED"/>
    <w:rsid w:val="00680D2B"/>
    <w:rsid w:val="00681280"/>
    <w:rsid w:val="0068135F"/>
    <w:rsid w:val="0068146E"/>
    <w:rsid w:val="00681E8A"/>
    <w:rsid w:val="0068279E"/>
    <w:rsid w:val="00682B69"/>
    <w:rsid w:val="006833AD"/>
    <w:rsid w:val="00684C0D"/>
    <w:rsid w:val="00684D79"/>
    <w:rsid w:val="00686349"/>
    <w:rsid w:val="00686D24"/>
    <w:rsid w:val="0068724B"/>
    <w:rsid w:val="006909F4"/>
    <w:rsid w:val="00691259"/>
    <w:rsid w:val="006915C7"/>
    <w:rsid w:val="00692B53"/>
    <w:rsid w:val="0069320F"/>
    <w:rsid w:val="006936DD"/>
    <w:rsid w:val="00694689"/>
    <w:rsid w:val="00695604"/>
    <w:rsid w:val="0069674E"/>
    <w:rsid w:val="00696AB1"/>
    <w:rsid w:val="00696BA3"/>
    <w:rsid w:val="00696E47"/>
    <w:rsid w:val="006970BC"/>
    <w:rsid w:val="00697153"/>
    <w:rsid w:val="006974B0"/>
    <w:rsid w:val="006A0704"/>
    <w:rsid w:val="006A09E2"/>
    <w:rsid w:val="006A2056"/>
    <w:rsid w:val="006A257F"/>
    <w:rsid w:val="006A2F4E"/>
    <w:rsid w:val="006A37D4"/>
    <w:rsid w:val="006A4FD9"/>
    <w:rsid w:val="006A6124"/>
    <w:rsid w:val="006A6C3E"/>
    <w:rsid w:val="006A7E63"/>
    <w:rsid w:val="006B05CB"/>
    <w:rsid w:val="006B07C1"/>
    <w:rsid w:val="006B117D"/>
    <w:rsid w:val="006B23CF"/>
    <w:rsid w:val="006B2613"/>
    <w:rsid w:val="006B61A3"/>
    <w:rsid w:val="006B645F"/>
    <w:rsid w:val="006C00C7"/>
    <w:rsid w:val="006C1D0D"/>
    <w:rsid w:val="006C2143"/>
    <w:rsid w:val="006C2E7E"/>
    <w:rsid w:val="006C360C"/>
    <w:rsid w:val="006C3D0F"/>
    <w:rsid w:val="006C40EC"/>
    <w:rsid w:val="006C49CC"/>
    <w:rsid w:val="006C506F"/>
    <w:rsid w:val="006C51EC"/>
    <w:rsid w:val="006C5FD6"/>
    <w:rsid w:val="006C731E"/>
    <w:rsid w:val="006D0FD6"/>
    <w:rsid w:val="006D1E6B"/>
    <w:rsid w:val="006D235A"/>
    <w:rsid w:val="006D2E3B"/>
    <w:rsid w:val="006D313E"/>
    <w:rsid w:val="006D3414"/>
    <w:rsid w:val="006D3591"/>
    <w:rsid w:val="006D36A9"/>
    <w:rsid w:val="006D50F2"/>
    <w:rsid w:val="006D5D02"/>
    <w:rsid w:val="006E142A"/>
    <w:rsid w:val="006E18BE"/>
    <w:rsid w:val="006E3B9E"/>
    <w:rsid w:val="006E637B"/>
    <w:rsid w:val="006E689C"/>
    <w:rsid w:val="006E7911"/>
    <w:rsid w:val="006F0F5E"/>
    <w:rsid w:val="006F2219"/>
    <w:rsid w:val="006F3DB4"/>
    <w:rsid w:val="006F46D9"/>
    <w:rsid w:val="006F688B"/>
    <w:rsid w:val="006F77A6"/>
    <w:rsid w:val="007027F1"/>
    <w:rsid w:val="00705591"/>
    <w:rsid w:val="00706830"/>
    <w:rsid w:val="00706D26"/>
    <w:rsid w:val="00707448"/>
    <w:rsid w:val="0071055F"/>
    <w:rsid w:val="0071114A"/>
    <w:rsid w:val="00712413"/>
    <w:rsid w:val="007132AA"/>
    <w:rsid w:val="007133F7"/>
    <w:rsid w:val="0071352F"/>
    <w:rsid w:val="00714DEB"/>
    <w:rsid w:val="00715351"/>
    <w:rsid w:val="007156F3"/>
    <w:rsid w:val="00716552"/>
    <w:rsid w:val="007175ED"/>
    <w:rsid w:val="00717AB0"/>
    <w:rsid w:val="007205A1"/>
    <w:rsid w:val="0072335E"/>
    <w:rsid w:val="00724467"/>
    <w:rsid w:val="00724DF4"/>
    <w:rsid w:val="00725B17"/>
    <w:rsid w:val="00726384"/>
    <w:rsid w:val="00726729"/>
    <w:rsid w:val="00726905"/>
    <w:rsid w:val="00727634"/>
    <w:rsid w:val="00730019"/>
    <w:rsid w:val="00731246"/>
    <w:rsid w:val="0073372F"/>
    <w:rsid w:val="00733ED3"/>
    <w:rsid w:val="007346D1"/>
    <w:rsid w:val="00734D5F"/>
    <w:rsid w:val="00734E36"/>
    <w:rsid w:val="00734EF9"/>
    <w:rsid w:val="00735008"/>
    <w:rsid w:val="007356A3"/>
    <w:rsid w:val="00735EAB"/>
    <w:rsid w:val="00736187"/>
    <w:rsid w:val="00736474"/>
    <w:rsid w:val="007378C1"/>
    <w:rsid w:val="007403A4"/>
    <w:rsid w:val="00740840"/>
    <w:rsid w:val="00744D1E"/>
    <w:rsid w:val="00744E09"/>
    <w:rsid w:val="00745447"/>
    <w:rsid w:val="00745BE9"/>
    <w:rsid w:val="00746833"/>
    <w:rsid w:val="0075018C"/>
    <w:rsid w:val="00750B93"/>
    <w:rsid w:val="00751A51"/>
    <w:rsid w:val="0075248D"/>
    <w:rsid w:val="00752656"/>
    <w:rsid w:val="00752F8B"/>
    <w:rsid w:val="00753E8A"/>
    <w:rsid w:val="00754D38"/>
    <w:rsid w:val="00755330"/>
    <w:rsid w:val="00756389"/>
    <w:rsid w:val="00756BB9"/>
    <w:rsid w:val="0075794D"/>
    <w:rsid w:val="00757C77"/>
    <w:rsid w:val="007605E4"/>
    <w:rsid w:val="007608B6"/>
    <w:rsid w:val="007615B4"/>
    <w:rsid w:val="00761DA2"/>
    <w:rsid w:val="0076205C"/>
    <w:rsid w:val="00762471"/>
    <w:rsid w:val="007628DC"/>
    <w:rsid w:val="00762CDB"/>
    <w:rsid w:val="00763A58"/>
    <w:rsid w:val="00764E3F"/>
    <w:rsid w:val="00765074"/>
    <w:rsid w:val="00765E1D"/>
    <w:rsid w:val="00767309"/>
    <w:rsid w:val="007675CF"/>
    <w:rsid w:val="00772084"/>
    <w:rsid w:val="007729D0"/>
    <w:rsid w:val="007738BB"/>
    <w:rsid w:val="007745D2"/>
    <w:rsid w:val="00774A2E"/>
    <w:rsid w:val="00774CDF"/>
    <w:rsid w:val="00775922"/>
    <w:rsid w:val="007774CE"/>
    <w:rsid w:val="00777EF2"/>
    <w:rsid w:val="00777FED"/>
    <w:rsid w:val="0078004A"/>
    <w:rsid w:val="00780160"/>
    <w:rsid w:val="00780B92"/>
    <w:rsid w:val="0078104F"/>
    <w:rsid w:val="00781899"/>
    <w:rsid w:val="007844C7"/>
    <w:rsid w:val="007853DB"/>
    <w:rsid w:val="007855FB"/>
    <w:rsid w:val="00785678"/>
    <w:rsid w:val="00785F3A"/>
    <w:rsid w:val="007863CB"/>
    <w:rsid w:val="007864B5"/>
    <w:rsid w:val="00786580"/>
    <w:rsid w:val="00787B68"/>
    <w:rsid w:val="00787F94"/>
    <w:rsid w:val="00790333"/>
    <w:rsid w:val="00791312"/>
    <w:rsid w:val="00793787"/>
    <w:rsid w:val="00793BCC"/>
    <w:rsid w:val="0079412A"/>
    <w:rsid w:val="00794282"/>
    <w:rsid w:val="007949FF"/>
    <w:rsid w:val="00794FAC"/>
    <w:rsid w:val="00795448"/>
    <w:rsid w:val="00795AB3"/>
    <w:rsid w:val="00795DCB"/>
    <w:rsid w:val="00796700"/>
    <w:rsid w:val="00796798"/>
    <w:rsid w:val="00797B61"/>
    <w:rsid w:val="007A0052"/>
    <w:rsid w:val="007A1837"/>
    <w:rsid w:val="007A1AAF"/>
    <w:rsid w:val="007A2AF7"/>
    <w:rsid w:val="007A4271"/>
    <w:rsid w:val="007A4695"/>
    <w:rsid w:val="007A577D"/>
    <w:rsid w:val="007A5DA6"/>
    <w:rsid w:val="007A6268"/>
    <w:rsid w:val="007A7056"/>
    <w:rsid w:val="007A7195"/>
    <w:rsid w:val="007B0030"/>
    <w:rsid w:val="007B00C1"/>
    <w:rsid w:val="007B0261"/>
    <w:rsid w:val="007B0F63"/>
    <w:rsid w:val="007B2737"/>
    <w:rsid w:val="007B2906"/>
    <w:rsid w:val="007B2A99"/>
    <w:rsid w:val="007B352D"/>
    <w:rsid w:val="007B45A6"/>
    <w:rsid w:val="007B4B23"/>
    <w:rsid w:val="007B5D76"/>
    <w:rsid w:val="007B5D9F"/>
    <w:rsid w:val="007B5EF8"/>
    <w:rsid w:val="007B66A5"/>
    <w:rsid w:val="007B6C3B"/>
    <w:rsid w:val="007B6FFE"/>
    <w:rsid w:val="007B7A4B"/>
    <w:rsid w:val="007C1868"/>
    <w:rsid w:val="007C2068"/>
    <w:rsid w:val="007C2870"/>
    <w:rsid w:val="007C2905"/>
    <w:rsid w:val="007C2B52"/>
    <w:rsid w:val="007C2CEB"/>
    <w:rsid w:val="007C2CF2"/>
    <w:rsid w:val="007C3D44"/>
    <w:rsid w:val="007C4877"/>
    <w:rsid w:val="007C4D9F"/>
    <w:rsid w:val="007C4EF1"/>
    <w:rsid w:val="007C5569"/>
    <w:rsid w:val="007C5C9B"/>
    <w:rsid w:val="007C68CC"/>
    <w:rsid w:val="007C6D84"/>
    <w:rsid w:val="007C6E72"/>
    <w:rsid w:val="007C75E1"/>
    <w:rsid w:val="007D08B0"/>
    <w:rsid w:val="007D1FC0"/>
    <w:rsid w:val="007D2AAE"/>
    <w:rsid w:val="007D2C09"/>
    <w:rsid w:val="007D3CE0"/>
    <w:rsid w:val="007D5894"/>
    <w:rsid w:val="007D5EAB"/>
    <w:rsid w:val="007D62DE"/>
    <w:rsid w:val="007E0364"/>
    <w:rsid w:val="007E1A5F"/>
    <w:rsid w:val="007E53AD"/>
    <w:rsid w:val="007E7964"/>
    <w:rsid w:val="007F02ED"/>
    <w:rsid w:val="007F07DD"/>
    <w:rsid w:val="007F1047"/>
    <w:rsid w:val="007F10B4"/>
    <w:rsid w:val="007F1640"/>
    <w:rsid w:val="007F1BAB"/>
    <w:rsid w:val="007F1BCA"/>
    <w:rsid w:val="007F2B6F"/>
    <w:rsid w:val="007F2E4E"/>
    <w:rsid w:val="007F46A5"/>
    <w:rsid w:val="007F581D"/>
    <w:rsid w:val="007F68A7"/>
    <w:rsid w:val="007F697F"/>
    <w:rsid w:val="007F6FE3"/>
    <w:rsid w:val="007F7098"/>
    <w:rsid w:val="00801D0A"/>
    <w:rsid w:val="00801E89"/>
    <w:rsid w:val="00803DD7"/>
    <w:rsid w:val="00803FA4"/>
    <w:rsid w:val="0080418C"/>
    <w:rsid w:val="00806BC8"/>
    <w:rsid w:val="00810720"/>
    <w:rsid w:val="008108A3"/>
    <w:rsid w:val="00810A19"/>
    <w:rsid w:val="00810C59"/>
    <w:rsid w:val="008119FA"/>
    <w:rsid w:val="00811B50"/>
    <w:rsid w:val="008121F2"/>
    <w:rsid w:val="00812451"/>
    <w:rsid w:val="00813889"/>
    <w:rsid w:val="00814158"/>
    <w:rsid w:val="00814D4D"/>
    <w:rsid w:val="0081601D"/>
    <w:rsid w:val="008174F3"/>
    <w:rsid w:val="00820BEC"/>
    <w:rsid w:val="00821CEF"/>
    <w:rsid w:val="00822345"/>
    <w:rsid w:val="0082271E"/>
    <w:rsid w:val="008227F7"/>
    <w:rsid w:val="00822D9D"/>
    <w:rsid w:val="00823BAB"/>
    <w:rsid w:val="00825673"/>
    <w:rsid w:val="00825DA4"/>
    <w:rsid w:val="008307C2"/>
    <w:rsid w:val="00833717"/>
    <w:rsid w:val="0083451C"/>
    <w:rsid w:val="00834742"/>
    <w:rsid w:val="00834DDE"/>
    <w:rsid w:val="00834F8D"/>
    <w:rsid w:val="008350BE"/>
    <w:rsid w:val="0083670F"/>
    <w:rsid w:val="0084028E"/>
    <w:rsid w:val="00840D72"/>
    <w:rsid w:val="00840FA0"/>
    <w:rsid w:val="00842437"/>
    <w:rsid w:val="00842980"/>
    <w:rsid w:val="00843467"/>
    <w:rsid w:val="00844DBD"/>
    <w:rsid w:val="00845169"/>
    <w:rsid w:val="0084574B"/>
    <w:rsid w:val="00845857"/>
    <w:rsid w:val="00845DCF"/>
    <w:rsid w:val="00845EE3"/>
    <w:rsid w:val="00846292"/>
    <w:rsid w:val="008465E8"/>
    <w:rsid w:val="008474F7"/>
    <w:rsid w:val="008508F3"/>
    <w:rsid w:val="00850B4F"/>
    <w:rsid w:val="00850F10"/>
    <w:rsid w:val="008523E0"/>
    <w:rsid w:val="0085539A"/>
    <w:rsid w:val="008563E2"/>
    <w:rsid w:val="008565DB"/>
    <w:rsid w:val="008607FF"/>
    <w:rsid w:val="0086145D"/>
    <w:rsid w:val="00861708"/>
    <w:rsid w:val="00862016"/>
    <w:rsid w:val="00862121"/>
    <w:rsid w:val="008623C2"/>
    <w:rsid w:val="00862CCE"/>
    <w:rsid w:val="00863010"/>
    <w:rsid w:val="008632D1"/>
    <w:rsid w:val="0086436F"/>
    <w:rsid w:val="0086618C"/>
    <w:rsid w:val="0086714F"/>
    <w:rsid w:val="00871594"/>
    <w:rsid w:val="00871D7B"/>
    <w:rsid w:val="00871D96"/>
    <w:rsid w:val="00871EA0"/>
    <w:rsid w:val="00872DFB"/>
    <w:rsid w:val="0087412C"/>
    <w:rsid w:val="00875370"/>
    <w:rsid w:val="008755C6"/>
    <w:rsid w:val="00875926"/>
    <w:rsid w:val="00877387"/>
    <w:rsid w:val="008773A6"/>
    <w:rsid w:val="00877E94"/>
    <w:rsid w:val="00880530"/>
    <w:rsid w:val="00881215"/>
    <w:rsid w:val="00881E39"/>
    <w:rsid w:val="00881F7A"/>
    <w:rsid w:val="008820FD"/>
    <w:rsid w:val="0088250C"/>
    <w:rsid w:val="0088254A"/>
    <w:rsid w:val="008836E3"/>
    <w:rsid w:val="00883BDA"/>
    <w:rsid w:val="00884BD9"/>
    <w:rsid w:val="008850D4"/>
    <w:rsid w:val="008854C0"/>
    <w:rsid w:val="00885DB8"/>
    <w:rsid w:val="00885EDF"/>
    <w:rsid w:val="00886FBF"/>
    <w:rsid w:val="00891F27"/>
    <w:rsid w:val="008926AA"/>
    <w:rsid w:val="00892D0E"/>
    <w:rsid w:val="00893A35"/>
    <w:rsid w:val="00895485"/>
    <w:rsid w:val="008A001A"/>
    <w:rsid w:val="008A0DE7"/>
    <w:rsid w:val="008A1BB0"/>
    <w:rsid w:val="008A256C"/>
    <w:rsid w:val="008A31E8"/>
    <w:rsid w:val="008A3915"/>
    <w:rsid w:val="008A3D56"/>
    <w:rsid w:val="008A3F33"/>
    <w:rsid w:val="008A4F26"/>
    <w:rsid w:val="008A7D3D"/>
    <w:rsid w:val="008B1011"/>
    <w:rsid w:val="008B22CF"/>
    <w:rsid w:val="008B3010"/>
    <w:rsid w:val="008B3D27"/>
    <w:rsid w:val="008B4263"/>
    <w:rsid w:val="008B53BD"/>
    <w:rsid w:val="008B5995"/>
    <w:rsid w:val="008B5F20"/>
    <w:rsid w:val="008B70C9"/>
    <w:rsid w:val="008C0866"/>
    <w:rsid w:val="008C1111"/>
    <w:rsid w:val="008C46B8"/>
    <w:rsid w:val="008C4CB4"/>
    <w:rsid w:val="008C53D0"/>
    <w:rsid w:val="008C5DD6"/>
    <w:rsid w:val="008C5EE2"/>
    <w:rsid w:val="008D0B04"/>
    <w:rsid w:val="008D1325"/>
    <w:rsid w:val="008D41C4"/>
    <w:rsid w:val="008D51C0"/>
    <w:rsid w:val="008D5767"/>
    <w:rsid w:val="008D5A03"/>
    <w:rsid w:val="008D5A04"/>
    <w:rsid w:val="008D5A33"/>
    <w:rsid w:val="008D6881"/>
    <w:rsid w:val="008D6EDF"/>
    <w:rsid w:val="008D7972"/>
    <w:rsid w:val="008D7D8E"/>
    <w:rsid w:val="008E0655"/>
    <w:rsid w:val="008E0944"/>
    <w:rsid w:val="008E25EE"/>
    <w:rsid w:val="008E26D5"/>
    <w:rsid w:val="008E37B6"/>
    <w:rsid w:val="008E489A"/>
    <w:rsid w:val="008E4CF6"/>
    <w:rsid w:val="008E5334"/>
    <w:rsid w:val="008E5497"/>
    <w:rsid w:val="008E5936"/>
    <w:rsid w:val="008E5C10"/>
    <w:rsid w:val="008E6017"/>
    <w:rsid w:val="008E7819"/>
    <w:rsid w:val="008F1633"/>
    <w:rsid w:val="008F1921"/>
    <w:rsid w:val="008F1D82"/>
    <w:rsid w:val="008F1E7B"/>
    <w:rsid w:val="008F3933"/>
    <w:rsid w:val="008F3BCD"/>
    <w:rsid w:val="008F4448"/>
    <w:rsid w:val="008F4FF3"/>
    <w:rsid w:val="008F6413"/>
    <w:rsid w:val="008F7017"/>
    <w:rsid w:val="008F737D"/>
    <w:rsid w:val="008F7399"/>
    <w:rsid w:val="008F771E"/>
    <w:rsid w:val="009003E9"/>
    <w:rsid w:val="00900E7B"/>
    <w:rsid w:val="0090135B"/>
    <w:rsid w:val="00901464"/>
    <w:rsid w:val="00901979"/>
    <w:rsid w:val="00901F43"/>
    <w:rsid w:val="00901FF9"/>
    <w:rsid w:val="00902456"/>
    <w:rsid w:val="00902973"/>
    <w:rsid w:val="00904077"/>
    <w:rsid w:val="009049C5"/>
    <w:rsid w:val="0090515E"/>
    <w:rsid w:val="009057D5"/>
    <w:rsid w:val="009058D6"/>
    <w:rsid w:val="00905996"/>
    <w:rsid w:val="00905FFE"/>
    <w:rsid w:val="00906E50"/>
    <w:rsid w:val="009101F9"/>
    <w:rsid w:val="0091207B"/>
    <w:rsid w:val="0091359C"/>
    <w:rsid w:val="00913E88"/>
    <w:rsid w:val="00915041"/>
    <w:rsid w:val="00915193"/>
    <w:rsid w:val="00915CC1"/>
    <w:rsid w:val="0091624E"/>
    <w:rsid w:val="00916343"/>
    <w:rsid w:val="0091639D"/>
    <w:rsid w:val="009164F4"/>
    <w:rsid w:val="00917A19"/>
    <w:rsid w:val="00920312"/>
    <w:rsid w:val="0092058D"/>
    <w:rsid w:val="00920BD0"/>
    <w:rsid w:val="00920E42"/>
    <w:rsid w:val="00920FD2"/>
    <w:rsid w:val="0092193C"/>
    <w:rsid w:val="00921BC6"/>
    <w:rsid w:val="00921EAD"/>
    <w:rsid w:val="00922DC0"/>
    <w:rsid w:val="00923165"/>
    <w:rsid w:val="009234FD"/>
    <w:rsid w:val="00923EE9"/>
    <w:rsid w:val="00923F28"/>
    <w:rsid w:val="0092650F"/>
    <w:rsid w:val="0092669E"/>
    <w:rsid w:val="00926F43"/>
    <w:rsid w:val="00927FFE"/>
    <w:rsid w:val="009304DE"/>
    <w:rsid w:val="00930BC0"/>
    <w:rsid w:val="009317D8"/>
    <w:rsid w:val="0093190F"/>
    <w:rsid w:val="00932313"/>
    <w:rsid w:val="00932323"/>
    <w:rsid w:val="00932415"/>
    <w:rsid w:val="009335BC"/>
    <w:rsid w:val="00933F52"/>
    <w:rsid w:val="00933F81"/>
    <w:rsid w:val="00935385"/>
    <w:rsid w:val="009369A8"/>
    <w:rsid w:val="00936A7F"/>
    <w:rsid w:val="00936D8B"/>
    <w:rsid w:val="0093788F"/>
    <w:rsid w:val="00942D1C"/>
    <w:rsid w:val="00942DDE"/>
    <w:rsid w:val="00943155"/>
    <w:rsid w:val="00943547"/>
    <w:rsid w:val="00944A8B"/>
    <w:rsid w:val="00945B48"/>
    <w:rsid w:val="009465E0"/>
    <w:rsid w:val="00947B84"/>
    <w:rsid w:val="0095027F"/>
    <w:rsid w:val="00950F5D"/>
    <w:rsid w:val="009522C9"/>
    <w:rsid w:val="009526E9"/>
    <w:rsid w:val="00952A3B"/>
    <w:rsid w:val="00952F58"/>
    <w:rsid w:val="00952FFC"/>
    <w:rsid w:val="00953EFA"/>
    <w:rsid w:val="009546F8"/>
    <w:rsid w:val="0095481A"/>
    <w:rsid w:val="009552AF"/>
    <w:rsid w:val="00955D46"/>
    <w:rsid w:val="00957578"/>
    <w:rsid w:val="009575E4"/>
    <w:rsid w:val="00957A26"/>
    <w:rsid w:val="00957C30"/>
    <w:rsid w:val="009617FB"/>
    <w:rsid w:val="009621E9"/>
    <w:rsid w:val="009626A0"/>
    <w:rsid w:val="00962B61"/>
    <w:rsid w:val="009640D0"/>
    <w:rsid w:val="00965613"/>
    <w:rsid w:val="00965E1F"/>
    <w:rsid w:val="00967524"/>
    <w:rsid w:val="00967689"/>
    <w:rsid w:val="0097060D"/>
    <w:rsid w:val="00970BBF"/>
    <w:rsid w:val="009711F2"/>
    <w:rsid w:val="0097217B"/>
    <w:rsid w:val="00972C2A"/>
    <w:rsid w:val="00972CA5"/>
    <w:rsid w:val="00973B76"/>
    <w:rsid w:val="009740E5"/>
    <w:rsid w:val="00974165"/>
    <w:rsid w:val="009750E3"/>
    <w:rsid w:val="009756F0"/>
    <w:rsid w:val="00975862"/>
    <w:rsid w:val="00975C35"/>
    <w:rsid w:val="0097662D"/>
    <w:rsid w:val="009769D1"/>
    <w:rsid w:val="0097751A"/>
    <w:rsid w:val="0097765A"/>
    <w:rsid w:val="009801B0"/>
    <w:rsid w:val="00981A32"/>
    <w:rsid w:val="00981B7B"/>
    <w:rsid w:val="00981F1B"/>
    <w:rsid w:val="00982DB2"/>
    <w:rsid w:val="0098413F"/>
    <w:rsid w:val="009841B3"/>
    <w:rsid w:val="0098441C"/>
    <w:rsid w:val="00984A4A"/>
    <w:rsid w:val="009851E1"/>
    <w:rsid w:val="009857AE"/>
    <w:rsid w:val="0098602E"/>
    <w:rsid w:val="009864AB"/>
    <w:rsid w:val="009867C9"/>
    <w:rsid w:val="00990763"/>
    <w:rsid w:val="00991960"/>
    <w:rsid w:val="009919BE"/>
    <w:rsid w:val="00991EA7"/>
    <w:rsid w:val="00992BFB"/>
    <w:rsid w:val="009931E1"/>
    <w:rsid w:val="00995307"/>
    <w:rsid w:val="009977DD"/>
    <w:rsid w:val="009A148B"/>
    <w:rsid w:val="009A1C07"/>
    <w:rsid w:val="009A1D74"/>
    <w:rsid w:val="009A2504"/>
    <w:rsid w:val="009A2552"/>
    <w:rsid w:val="009A2AA5"/>
    <w:rsid w:val="009A32AE"/>
    <w:rsid w:val="009A3304"/>
    <w:rsid w:val="009A3AC9"/>
    <w:rsid w:val="009A3DD9"/>
    <w:rsid w:val="009A4C45"/>
    <w:rsid w:val="009A66C2"/>
    <w:rsid w:val="009A776F"/>
    <w:rsid w:val="009A7E90"/>
    <w:rsid w:val="009B020C"/>
    <w:rsid w:val="009B08C8"/>
    <w:rsid w:val="009B0E55"/>
    <w:rsid w:val="009B1CFB"/>
    <w:rsid w:val="009B1D49"/>
    <w:rsid w:val="009B268B"/>
    <w:rsid w:val="009B4264"/>
    <w:rsid w:val="009B470A"/>
    <w:rsid w:val="009B4E15"/>
    <w:rsid w:val="009B5DC4"/>
    <w:rsid w:val="009B6869"/>
    <w:rsid w:val="009B740C"/>
    <w:rsid w:val="009C1D09"/>
    <w:rsid w:val="009C2436"/>
    <w:rsid w:val="009C2C12"/>
    <w:rsid w:val="009C2EF3"/>
    <w:rsid w:val="009C3152"/>
    <w:rsid w:val="009C4001"/>
    <w:rsid w:val="009C4987"/>
    <w:rsid w:val="009C6B4D"/>
    <w:rsid w:val="009D03DE"/>
    <w:rsid w:val="009D0FFB"/>
    <w:rsid w:val="009D11D4"/>
    <w:rsid w:val="009D338F"/>
    <w:rsid w:val="009D33AD"/>
    <w:rsid w:val="009D355C"/>
    <w:rsid w:val="009D44D8"/>
    <w:rsid w:val="009D44D9"/>
    <w:rsid w:val="009D4A0C"/>
    <w:rsid w:val="009D4C01"/>
    <w:rsid w:val="009D53F8"/>
    <w:rsid w:val="009D6448"/>
    <w:rsid w:val="009D67A9"/>
    <w:rsid w:val="009D72CA"/>
    <w:rsid w:val="009E0649"/>
    <w:rsid w:val="009E0BA1"/>
    <w:rsid w:val="009E12B1"/>
    <w:rsid w:val="009E2940"/>
    <w:rsid w:val="009E381B"/>
    <w:rsid w:val="009E3F10"/>
    <w:rsid w:val="009E4A8B"/>
    <w:rsid w:val="009E6145"/>
    <w:rsid w:val="009E62F7"/>
    <w:rsid w:val="009E7983"/>
    <w:rsid w:val="009F021C"/>
    <w:rsid w:val="009F167F"/>
    <w:rsid w:val="009F1DE8"/>
    <w:rsid w:val="009F21EA"/>
    <w:rsid w:val="009F27CB"/>
    <w:rsid w:val="009F2B42"/>
    <w:rsid w:val="009F3649"/>
    <w:rsid w:val="009F42FF"/>
    <w:rsid w:val="009F467F"/>
    <w:rsid w:val="009F48F2"/>
    <w:rsid w:val="009F5840"/>
    <w:rsid w:val="009F5C2B"/>
    <w:rsid w:val="009F6452"/>
    <w:rsid w:val="009F6FC5"/>
    <w:rsid w:val="00A0055E"/>
    <w:rsid w:val="00A005CD"/>
    <w:rsid w:val="00A00EBB"/>
    <w:rsid w:val="00A018F2"/>
    <w:rsid w:val="00A01AFC"/>
    <w:rsid w:val="00A0421C"/>
    <w:rsid w:val="00A04B47"/>
    <w:rsid w:val="00A051AE"/>
    <w:rsid w:val="00A0599A"/>
    <w:rsid w:val="00A06F9D"/>
    <w:rsid w:val="00A07968"/>
    <w:rsid w:val="00A10074"/>
    <w:rsid w:val="00A104BC"/>
    <w:rsid w:val="00A11C8D"/>
    <w:rsid w:val="00A11EE1"/>
    <w:rsid w:val="00A123EC"/>
    <w:rsid w:val="00A1385B"/>
    <w:rsid w:val="00A138AF"/>
    <w:rsid w:val="00A138B0"/>
    <w:rsid w:val="00A13F6D"/>
    <w:rsid w:val="00A13F88"/>
    <w:rsid w:val="00A14D2B"/>
    <w:rsid w:val="00A15493"/>
    <w:rsid w:val="00A15D4B"/>
    <w:rsid w:val="00A16016"/>
    <w:rsid w:val="00A162B1"/>
    <w:rsid w:val="00A16502"/>
    <w:rsid w:val="00A16EFF"/>
    <w:rsid w:val="00A17B68"/>
    <w:rsid w:val="00A21229"/>
    <w:rsid w:val="00A2127E"/>
    <w:rsid w:val="00A21C18"/>
    <w:rsid w:val="00A22169"/>
    <w:rsid w:val="00A22369"/>
    <w:rsid w:val="00A22610"/>
    <w:rsid w:val="00A22A57"/>
    <w:rsid w:val="00A23051"/>
    <w:rsid w:val="00A2395F"/>
    <w:rsid w:val="00A23C22"/>
    <w:rsid w:val="00A241C9"/>
    <w:rsid w:val="00A2573E"/>
    <w:rsid w:val="00A26714"/>
    <w:rsid w:val="00A269C8"/>
    <w:rsid w:val="00A26D31"/>
    <w:rsid w:val="00A27273"/>
    <w:rsid w:val="00A274E0"/>
    <w:rsid w:val="00A27521"/>
    <w:rsid w:val="00A27AA6"/>
    <w:rsid w:val="00A3074F"/>
    <w:rsid w:val="00A30E35"/>
    <w:rsid w:val="00A31164"/>
    <w:rsid w:val="00A31554"/>
    <w:rsid w:val="00A31875"/>
    <w:rsid w:val="00A31934"/>
    <w:rsid w:val="00A3279B"/>
    <w:rsid w:val="00A331BF"/>
    <w:rsid w:val="00A337DC"/>
    <w:rsid w:val="00A33F53"/>
    <w:rsid w:val="00A340BA"/>
    <w:rsid w:val="00A34949"/>
    <w:rsid w:val="00A34E43"/>
    <w:rsid w:val="00A35410"/>
    <w:rsid w:val="00A359E7"/>
    <w:rsid w:val="00A35EDE"/>
    <w:rsid w:val="00A36348"/>
    <w:rsid w:val="00A3643C"/>
    <w:rsid w:val="00A36D1B"/>
    <w:rsid w:val="00A37B1A"/>
    <w:rsid w:val="00A40859"/>
    <w:rsid w:val="00A40A1A"/>
    <w:rsid w:val="00A40D19"/>
    <w:rsid w:val="00A40EC3"/>
    <w:rsid w:val="00A41102"/>
    <w:rsid w:val="00A42098"/>
    <w:rsid w:val="00A42C1A"/>
    <w:rsid w:val="00A43141"/>
    <w:rsid w:val="00A45018"/>
    <w:rsid w:val="00A451B1"/>
    <w:rsid w:val="00A465C5"/>
    <w:rsid w:val="00A46B3B"/>
    <w:rsid w:val="00A501A5"/>
    <w:rsid w:val="00A50CB3"/>
    <w:rsid w:val="00A5145B"/>
    <w:rsid w:val="00A54277"/>
    <w:rsid w:val="00A5476B"/>
    <w:rsid w:val="00A5569F"/>
    <w:rsid w:val="00A6025C"/>
    <w:rsid w:val="00A602FA"/>
    <w:rsid w:val="00A60313"/>
    <w:rsid w:val="00A61392"/>
    <w:rsid w:val="00A615FB"/>
    <w:rsid w:val="00A622BC"/>
    <w:rsid w:val="00A64DB6"/>
    <w:rsid w:val="00A64F4D"/>
    <w:rsid w:val="00A661BD"/>
    <w:rsid w:val="00A668D7"/>
    <w:rsid w:val="00A704CA"/>
    <w:rsid w:val="00A7081B"/>
    <w:rsid w:val="00A70893"/>
    <w:rsid w:val="00A71157"/>
    <w:rsid w:val="00A71A71"/>
    <w:rsid w:val="00A7203D"/>
    <w:rsid w:val="00A739AC"/>
    <w:rsid w:val="00A73AAC"/>
    <w:rsid w:val="00A740DA"/>
    <w:rsid w:val="00A74D92"/>
    <w:rsid w:val="00A76307"/>
    <w:rsid w:val="00A767D8"/>
    <w:rsid w:val="00A76B06"/>
    <w:rsid w:val="00A77D87"/>
    <w:rsid w:val="00A8007F"/>
    <w:rsid w:val="00A8019A"/>
    <w:rsid w:val="00A80789"/>
    <w:rsid w:val="00A81E5C"/>
    <w:rsid w:val="00A81EF4"/>
    <w:rsid w:val="00A82572"/>
    <w:rsid w:val="00A82B94"/>
    <w:rsid w:val="00A84673"/>
    <w:rsid w:val="00A85665"/>
    <w:rsid w:val="00A859C7"/>
    <w:rsid w:val="00A86AD8"/>
    <w:rsid w:val="00A86B20"/>
    <w:rsid w:val="00A86CC0"/>
    <w:rsid w:val="00A8703D"/>
    <w:rsid w:val="00A90184"/>
    <w:rsid w:val="00A902C1"/>
    <w:rsid w:val="00A90552"/>
    <w:rsid w:val="00A9154C"/>
    <w:rsid w:val="00A92151"/>
    <w:rsid w:val="00A92E05"/>
    <w:rsid w:val="00A94150"/>
    <w:rsid w:val="00A9599E"/>
    <w:rsid w:val="00A961BB"/>
    <w:rsid w:val="00A96846"/>
    <w:rsid w:val="00A96C09"/>
    <w:rsid w:val="00A96F99"/>
    <w:rsid w:val="00AA0251"/>
    <w:rsid w:val="00AA058D"/>
    <w:rsid w:val="00AA09FA"/>
    <w:rsid w:val="00AA1CE6"/>
    <w:rsid w:val="00AA298A"/>
    <w:rsid w:val="00AA36E1"/>
    <w:rsid w:val="00AA3DCE"/>
    <w:rsid w:val="00AA3E04"/>
    <w:rsid w:val="00AA4ADA"/>
    <w:rsid w:val="00AA508E"/>
    <w:rsid w:val="00AB0BAF"/>
    <w:rsid w:val="00AB136B"/>
    <w:rsid w:val="00AB1DEB"/>
    <w:rsid w:val="00AB26DC"/>
    <w:rsid w:val="00AB272C"/>
    <w:rsid w:val="00AB2B66"/>
    <w:rsid w:val="00AB2DA7"/>
    <w:rsid w:val="00AB2EDE"/>
    <w:rsid w:val="00AB4C01"/>
    <w:rsid w:val="00AB51A4"/>
    <w:rsid w:val="00AB66CD"/>
    <w:rsid w:val="00AB7334"/>
    <w:rsid w:val="00AB75F9"/>
    <w:rsid w:val="00AC007B"/>
    <w:rsid w:val="00AC13C9"/>
    <w:rsid w:val="00AC156B"/>
    <w:rsid w:val="00AC19F3"/>
    <w:rsid w:val="00AC28E9"/>
    <w:rsid w:val="00AC2B1A"/>
    <w:rsid w:val="00AC4130"/>
    <w:rsid w:val="00AC41B3"/>
    <w:rsid w:val="00AC4B34"/>
    <w:rsid w:val="00AC4BCC"/>
    <w:rsid w:val="00AC549E"/>
    <w:rsid w:val="00AD015F"/>
    <w:rsid w:val="00AD1191"/>
    <w:rsid w:val="00AD1706"/>
    <w:rsid w:val="00AD1B46"/>
    <w:rsid w:val="00AD22FF"/>
    <w:rsid w:val="00AD25D8"/>
    <w:rsid w:val="00AD26E6"/>
    <w:rsid w:val="00AD2F43"/>
    <w:rsid w:val="00AD34DE"/>
    <w:rsid w:val="00AD417E"/>
    <w:rsid w:val="00AD46D6"/>
    <w:rsid w:val="00AD4BD4"/>
    <w:rsid w:val="00AD5C87"/>
    <w:rsid w:val="00AD5D44"/>
    <w:rsid w:val="00AD6A70"/>
    <w:rsid w:val="00AD6D46"/>
    <w:rsid w:val="00AD7D15"/>
    <w:rsid w:val="00AD7D19"/>
    <w:rsid w:val="00AE0250"/>
    <w:rsid w:val="00AE20D6"/>
    <w:rsid w:val="00AE2A59"/>
    <w:rsid w:val="00AE6355"/>
    <w:rsid w:val="00AE748F"/>
    <w:rsid w:val="00AF12FF"/>
    <w:rsid w:val="00AF1638"/>
    <w:rsid w:val="00AF1D04"/>
    <w:rsid w:val="00AF2216"/>
    <w:rsid w:val="00AF2588"/>
    <w:rsid w:val="00AF3BFA"/>
    <w:rsid w:val="00AF40E7"/>
    <w:rsid w:val="00AF430C"/>
    <w:rsid w:val="00AF4D98"/>
    <w:rsid w:val="00AF62D0"/>
    <w:rsid w:val="00AF66D0"/>
    <w:rsid w:val="00AF693C"/>
    <w:rsid w:val="00AF7541"/>
    <w:rsid w:val="00AF7858"/>
    <w:rsid w:val="00B00685"/>
    <w:rsid w:val="00B00B97"/>
    <w:rsid w:val="00B019F1"/>
    <w:rsid w:val="00B027E3"/>
    <w:rsid w:val="00B04471"/>
    <w:rsid w:val="00B048BA"/>
    <w:rsid w:val="00B04AB0"/>
    <w:rsid w:val="00B05BF8"/>
    <w:rsid w:val="00B06B29"/>
    <w:rsid w:val="00B10593"/>
    <w:rsid w:val="00B106B6"/>
    <w:rsid w:val="00B107A0"/>
    <w:rsid w:val="00B10CD3"/>
    <w:rsid w:val="00B10FDF"/>
    <w:rsid w:val="00B11699"/>
    <w:rsid w:val="00B116E9"/>
    <w:rsid w:val="00B1205D"/>
    <w:rsid w:val="00B12673"/>
    <w:rsid w:val="00B135AD"/>
    <w:rsid w:val="00B1474B"/>
    <w:rsid w:val="00B14D82"/>
    <w:rsid w:val="00B14DC3"/>
    <w:rsid w:val="00B15DCA"/>
    <w:rsid w:val="00B164AA"/>
    <w:rsid w:val="00B16977"/>
    <w:rsid w:val="00B20CF1"/>
    <w:rsid w:val="00B21339"/>
    <w:rsid w:val="00B22511"/>
    <w:rsid w:val="00B23B28"/>
    <w:rsid w:val="00B23DAC"/>
    <w:rsid w:val="00B25C8F"/>
    <w:rsid w:val="00B26D0F"/>
    <w:rsid w:val="00B26E03"/>
    <w:rsid w:val="00B275CD"/>
    <w:rsid w:val="00B3144E"/>
    <w:rsid w:val="00B316C7"/>
    <w:rsid w:val="00B34194"/>
    <w:rsid w:val="00B347EC"/>
    <w:rsid w:val="00B349AD"/>
    <w:rsid w:val="00B35BC5"/>
    <w:rsid w:val="00B36314"/>
    <w:rsid w:val="00B36316"/>
    <w:rsid w:val="00B366DE"/>
    <w:rsid w:val="00B36B91"/>
    <w:rsid w:val="00B36CE8"/>
    <w:rsid w:val="00B36DD7"/>
    <w:rsid w:val="00B37174"/>
    <w:rsid w:val="00B376C2"/>
    <w:rsid w:val="00B3782B"/>
    <w:rsid w:val="00B40207"/>
    <w:rsid w:val="00B41086"/>
    <w:rsid w:val="00B4166F"/>
    <w:rsid w:val="00B427FF"/>
    <w:rsid w:val="00B42C2B"/>
    <w:rsid w:val="00B42CE3"/>
    <w:rsid w:val="00B43488"/>
    <w:rsid w:val="00B4358A"/>
    <w:rsid w:val="00B437C1"/>
    <w:rsid w:val="00B4380B"/>
    <w:rsid w:val="00B43C1E"/>
    <w:rsid w:val="00B449F2"/>
    <w:rsid w:val="00B44B3F"/>
    <w:rsid w:val="00B44CED"/>
    <w:rsid w:val="00B44D1D"/>
    <w:rsid w:val="00B46E28"/>
    <w:rsid w:val="00B50014"/>
    <w:rsid w:val="00B50046"/>
    <w:rsid w:val="00B502D6"/>
    <w:rsid w:val="00B51B5A"/>
    <w:rsid w:val="00B547DF"/>
    <w:rsid w:val="00B54964"/>
    <w:rsid w:val="00B56F77"/>
    <w:rsid w:val="00B602C0"/>
    <w:rsid w:val="00B60EDA"/>
    <w:rsid w:val="00B6115B"/>
    <w:rsid w:val="00B62182"/>
    <w:rsid w:val="00B6244E"/>
    <w:rsid w:val="00B63410"/>
    <w:rsid w:val="00B644E5"/>
    <w:rsid w:val="00B6661A"/>
    <w:rsid w:val="00B66B3E"/>
    <w:rsid w:val="00B6749C"/>
    <w:rsid w:val="00B67634"/>
    <w:rsid w:val="00B67E5A"/>
    <w:rsid w:val="00B7062C"/>
    <w:rsid w:val="00B70F8E"/>
    <w:rsid w:val="00B719A4"/>
    <w:rsid w:val="00B73E96"/>
    <w:rsid w:val="00B74456"/>
    <w:rsid w:val="00B74785"/>
    <w:rsid w:val="00B74E49"/>
    <w:rsid w:val="00B7789D"/>
    <w:rsid w:val="00B77DE0"/>
    <w:rsid w:val="00B8023D"/>
    <w:rsid w:val="00B81149"/>
    <w:rsid w:val="00B813A2"/>
    <w:rsid w:val="00B81727"/>
    <w:rsid w:val="00B81C80"/>
    <w:rsid w:val="00B81D77"/>
    <w:rsid w:val="00B82D32"/>
    <w:rsid w:val="00B834B7"/>
    <w:rsid w:val="00B83E57"/>
    <w:rsid w:val="00B8528C"/>
    <w:rsid w:val="00B85317"/>
    <w:rsid w:val="00B857BC"/>
    <w:rsid w:val="00B90D6F"/>
    <w:rsid w:val="00B90F1E"/>
    <w:rsid w:val="00B9110D"/>
    <w:rsid w:val="00B91AEF"/>
    <w:rsid w:val="00B92822"/>
    <w:rsid w:val="00B92C46"/>
    <w:rsid w:val="00B92EE5"/>
    <w:rsid w:val="00B95C07"/>
    <w:rsid w:val="00B95F22"/>
    <w:rsid w:val="00B96738"/>
    <w:rsid w:val="00B969E5"/>
    <w:rsid w:val="00B96AC5"/>
    <w:rsid w:val="00B96CC9"/>
    <w:rsid w:val="00B97F8A"/>
    <w:rsid w:val="00BA1847"/>
    <w:rsid w:val="00BA19CB"/>
    <w:rsid w:val="00BA1F39"/>
    <w:rsid w:val="00BA2ADF"/>
    <w:rsid w:val="00BA2EF6"/>
    <w:rsid w:val="00BA2FDC"/>
    <w:rsid w:val="00BA3811"/>
    <w:rsid w:val="00BA3917"/>
    <w:rsid w:val="00BA461C"/>
    <w:rsid w:val="00BA463A"/>
    <w:rsid w:val="00BA4EAB"/>
    <w:rsid w:val="00BA521F"/>
    <w:rsid w:val="00BA53E3"/>
    <w:rsid w:val="00BA5D2E"/>
    <w:rsid w:val="00BA63DA"/>
    <w:rsid w:val="00BA6B97"/>
    <w:rsid w:val="00BA6C52"/>
    <w:rsid w:val="00BA75B3"/>
    <w:rsid w:val="00BA793F"/>
    <w:rsid w:val="00BB0717"/>
    <w:rsid w:val="00BB212E"/>
    <w:rsid w:val="00BB2803"/>
    <w:rsid w:val="00BB3C1B"/>
    <w:rsid w:val="00BB407B"/>
    <w:rsid w:val="00BB526D"/>
    <w:rsid w:val="00BB7556"/>
    <w:rsid w:val="00BC020E"/>
    <w:rsid w:val="00BC1D8D"/>
    <w:rsid w:val="00BC2D0C"/>
    <w:rsid w:val="00BC364D"/>
    <w:rsid w:val="00BC4574"/>
    <w:rsid w:val="00BC4E52"/>
    <w:rsid w:val="00BC53B6"/>
    <w:rsid w:val="00BC5F3E"/>
    <w:rsid w:val="00BC644F"/>
    <w:rsid w:val="00BC6C81"/>
    <w:rsid w:val="00BC7120"/>
    <w:rsid w:val="00BD124F"/>
    <w:rsid w:val="00BD1261"/>
    <w:rsid w:val="00BD1CE4"/>
    <w:rsid w:val="00BD28D3"/>
    <w:rsid w:val="00BD2C12"/>
    <w:rsid w:val="00BD3EC2"/>
    <w:rsid w:val="00BD52FB"/>
    <w:rsid w:val="00BD5377"/>
    <w:rsid w:val="00BD6741"/>
    <w:rsid w:val="00BD7C7D"/>
    <w:rsid w:val="00BE01B7"/>
    <w:rsid w:val="00BE123E"/>
    <w:rsid w:val="00BE1842"/>
    <w:rsid w:val="00BE19C5"/>
    <w:rsid w:val="00BE624A"/>
    <w:rsid w:val="00BE665A"/>
    <w:rsid w:val="00BE7FDF"/>
    <w:rsid w:val="00BE7FE1"/>
    <w:rsid w:val="00BF1195"/>
    <w:rsid w:val="00BF18F1"/>
    <w:rsid w:val="00BF1ACD"/>
    <w:rsid w:val="00BF1CED"/>
    <w:rsid w:val="00BF249A"/>
    <w:rsid w:val="00BF3EF1"/>
    <w:rsid w:val="00BF4A3B"/>
    <w:rsid w:val="00BF4ECE"/>
    <w:rsid w:val="00BF5EDD"/>
    <w:rsid w:val="00BF61AF"/>
    <w:rsid w:val="00BF636D"/>
    <w:rsid w:val="00BF65D1"/>
    <w:rsid w:val="00BF690E"/>
    <w:rsid w:val="00BF6B1C"/>
    <w:rsid w:val="00BF77A1"/>
    <w:rsid w:val="00C00B83"/>
    <w:rsid w:val="00C01E1E"/>
    <w:rsid w:val="00C01F26"/>
    <w:rsid w:val="00C02D41"/>
    <w:rsid w:val="00C03068"/>
    <w:rsid w:val="00C039F4"/>
    <w:rsid w:val="00C03C15"/>
    <w:rsid w:val="00C03C69"/>
    <w:rsid w:val="00C03DDD"/>
    <w:rsid w:val="00C04538"/>
    <w:rsid w:val="00C05768"/>
    <w:rsid w:val="00C057DC"/>
    <w:rsid w:val="00C066E3"/>
    <w:rsid w:val="00C075CC"/>
    <w:rsid w:val="00C077CA"/>
    <w:rsid w:val="00C0788C"/>
    <w:rsid w:val="00C079C8"/>
    <w:rsid w:val="00C07D03"/>
    <w:rsid w:val="00C07E12"/>
    <w:rsid w:val="00C07E28"/>
    <w:rsid w:val="00C07E32"/>
    <w:rsid w:val="00C117B1"/>
    <w:rsid w:val="00C1193B"/>
    <w:rsid w:val="00C11F9B"/>
    <w:rsid w:val="00C11FCD"/>
    <w:rsid w:val="00C1229B"/>
    <w:rsid w:val="00C15963"/>
    <w:rsid w:val="00C15E44"/>
    <w:rsid w:val="00C17778"/>
    <w:rsid w:val="00C177E9"/>
    <w:rsid w:val="00C2034B"/>
    <w:rsid w:val="00C20531"/>
    <w:rsid w:val="00C21FB6"/>
    <w:rsid w:val="00C2232E"/>
    <w:rsid w:val="00C2341B"/>
    <w:rsid w:val="00C2432A"/>
    <w:rsid w:val="00C24AF0"/>
    <w:rsid w:val="00C2516F"/>
    <w:rsid w:val="00C25965"/>
    <w:rsid w:val="00C25B70"/>
    <w:rsid w:val="00C268FD"/>
    <w:rsid w:val="00C30C68"/>
    <w:rsid w:val="00C316B4"/>
    <w:rsid w:val="00C32DD1"/>
    <w:rsid w:val="00C32EF6"/>
    <w:rsid w:val="00C333AC"/>
    <w:rsid w:val="00C342AB"/>
    <w:rsid w:val="00C3430F"/>
    <w:rsid w:val="00C34FFD"/>
    <w:rsid w:val="00C3534E"/>
    <w:rsid w:val="00C35CCD"/>
    <w:rsid w:val="00C36FF3"/>
    <w:rsid w:val="00C3716A"/>
    <w:rsid w:val="00C40944"/>
    <w:rsid w:val="00C40F95"/>
    <w:rsid w:val="00C421E3"/>
    <w:rsid w:val="00C42805"/>
    <w:rsid w:val="00C43536"/>
    <w:rsid w:val="00C44EC3"/>
    <w:rsid w:val="00C4542A"/>
    <w:rsid w:val="00C45D94"/>
    <w:rsid w:val="00C4715F"/>
    <w:rsid w:val="00C476B1"/>
    <w:rsid w:val="00C50B77"/>
    <w:rsid w:val="00C523A4"/>
    <w:rsid w:val="00C5335E"/>
    <w:rsid w:val="00C53457"/>
    <w:rsid w:val="00C53AA8"/>
    <w:rsid w:val="00C550EA"/>
    <w:rsid w:val="00C55A8E"/>
    <w:rsid w:val="00C56221"/>
    <w:rsid w:val="00C572A4"/>
    <w:rsid w:val="00C57476"/>
    <w:rsid w:val="00C57666"/>
    <w:rsid w:val="00C6057C"/>
    <w:rsid w:val="00C615D9"/>
    <w:rsid w:val="00C65934"/>
    <w:rsid w:val="00C6696D"/>
    <w:rsid w:val="00C66FAB"/>
    <w:rsid w:val="00C673FA"/>
    <w:rsid w:val="00C678D9"/>
    <w:rsid w:val="00C70989"/>
    <w:rsid w:val="00C70ECE"/>
    <w:rsid w:val="00C720D7"/>
    <w:rsid w:val="00C727DF"/>
    <w:rsid w:val="00C733FE"/>
    <w:rsid w:val="00C73C69"/>
    <w:rsid w:val="00C753ED"/>
    <w:rsid w:val="00C75EE7"/>
    <w:rsid w:val="00C76A04"/>
    <w:rsid w:val="00C776E1"/>
    <w:rsid w:val="00C80A01"/>
    <w:rsid w:val="00C81213"/>
    <w:rsid w:val="00C82DED"/>
    <w:rsid w:val="00C83027"/>
    <w:rsid w:val="00C8304B"/>
    <w:rsid w:val="00C83CB2"/>
    <w:rsid w:val="00C84773"/>
    <w:rsid w:val="00C84E4D"/>
    <w:rsid w:val="00C85556"/>
    <w:rsid w:val="00C85942"/>
    <w:rsid w:val="00C85A2B"/>
    <w:rsid w:val="00C85B19"/>
    <w:rsid w:val="00C862C2"/>
    <w:rsid w:val="00C87D52"/>
    <w:rsid w:val="00C9002B"/>
    <w:rsid w:val="00C91AD7"/>
    <w:rsid w:val="00C9252B"/>
    <w:rsid w:val="00C92879"/>
    <w:rsid w:val="00C92CE4"/>
    <w:rsid w:val="00C92D95"/>
    <w:rsid w:val="00C937DD"/>
    <w:rsid w:val="00C93B0F"/>
    <w:rsid w:val="00C93E40"/>
    <w:rsid w:val="00C93EA6"/>
    <w:rsid w:val="00C940A5"/>
    <w:rsid w:val="00C94B8E"/>
    <w:rsid w:val="00C96A1D"/>
    <w:rsid w:val="00C96CD0"/>
    <w:rsid w:val="00C96ED4"/>
    <w:rsid w:val="00C97111"/>
    <w:rsid w:val="00CA0CCA"/>
    <w:rsid w:val="00CA2965"/>
    <w:rsid w:val="00CA2F7C"/>
    <w:rsid w:val="00CA3E71"/>
    <w:rsid w:val="00CA4CB0"/>
    <w:rsid w:val="00CA6911"/>
    <w:rsid w:val="00CA6DD8"/>
    <w:rsid w:val="00CA7590"/>
    <w:rsid w:val="00CB14CA"/>
    <w:rsid w:val="00CB232A"/>
    <w:rsid w:val="00CB23C6"/>
    <w:rsid w:val="00CB2647"/>
    <w:rsid w:val="00CB41E4"/>
    <w:rsid w:val="00CB515E"/>
    <w:rsid w:val="00CB5804"/>
    <w:rsid w:val="00CB67DA"/>
    <w:rsid w:val="00CB7737"/>
    <w:rsid w:val="00CC0EF4"/>
    <w:rsid w:val="00CC0FBC"/>
    <w:rsid w:val="00CC1D1B"/>
    <w:rsid w:val="00CC2A2C"/>
    <w:rsid w:val="00CC2C76"/>
    <w:rsid w:val="00CC3002"/>
    <w:rsid w:val="00CC410B"/>
    <w:rsid w:val="00CC45D1"/>
    <w:rsid w:val="00CC491F"/>
    <w:rsid w:val="00CC4997"/>
    <w:rsid w:val="00CC743F"/>
    <w:rsid w:val="00CD0D33"/>
    <w:rsid w:val="00CD17CC"/>
    <w:rsid w:val="00CD1B5E"/>
    <w:rsid w:val="00CD2785"/>
    <w:rsid w:val="00CD467C"/>
    <w:rsid w:val="00CD46A0"/>
    <w:rsid w:val="00CD4A94"/>
    <w:rsid w:val="00CD523D"/>
    <w:rsid w:val="00CD540D"/>
    <w:rsid w:val="00CD553A"/>
    <w:rsid w:val="00CD639F"/>
    <w:rsid w:val="00CE20D5"/>
    <w:rsid w:val="00CE244A"/>
    <w:rsid w:val="00CE3765"/>
    <w:rsid w:val="00CE377F"/>
    <w:rsid w:val="00CE4DC1"/>
    <w:rsid w:val="00CE7C1D"/>
    <w:rsid w:val="00CF06CC"/>
    <w:rsid w:val="00CF1D73"/>
    <w:rsid w:val="00CF2594"/>
    <w:rsid w:val="00CF3A8D"/>
    <w:rsid w:val="00CF4FBD"/>
    <w:rsid w:val="00CF50A1"/>
    <w:rsid w:val="00CF5773"/>
    <w:rsid w:val="00CF7402"/>
    <w:rsid w:val="00D00808"/>
    <w:rsid w:val="00D019F0"/>
    <w:rsid w:val="00D01D24"/>
    <w:rsid w:val="00D02469"/>
    <w:rsid w:val="00D03661"/>
    <w:rsid w:val="00D050C0"/>
    <w:rsid w:val="00D06725"/>
    <w:rsid w:val="00D06B19"/>
    <w:rsid w:val="00D06B87"/>
    <w:rsid w:val="00D06E81"/>
    <w:rsid w:val="00D07185"/>
    <w:rsid w:val="00D078E6"/>
    <w:rsid w:val="00D07E20"/>
    <w:rsid w:val="00D10656"/>
    <w:rsid w:val="00D10B8F"/>
    <w:rsid w:val="00D10D30"/>
    <w:rsid w:val="00D11651"/>
    <w:rsid w:val="00D11A93"/>
    <w:rsid w:val="00D11F4D"/>
    <w:rsid w:val="00D12F19"/>
    <w:rsid w:val="00D13DEE"/>
    <w:rsid w:val="00D145FF"/>
    <w:rsid w:val="00D1560E"/>
    <w:rsid w:val="00D15891"/>
    <w:rsid w:val="00D15DD2"/>
    <w:rsid w:val="00D16878"/>
    <w:rsid w:val="00D168AB"/>
    <w:rsid w:val="00D1724E"/>
    <w:rsid w:val="00D2053E"/>
    <w:rsid w:val="00D20737"/>
    <w:rsid w:val="00D20F31"/>
    <w:rsid w:val="00D210DA"/>
    <w:rsid w:val="00D21201"/>
    <w:rsid w:val="00D21480"/>
    <w:rsid w:val="00D23730"/>
    <w:rsid w:val="00D245AE"/>
    <w:rsid w:val="00D24DD3"/>
    <w:rsid w:val="00D25D0D"/>
    <w:rsid w:val="00D268EB"/>
    <w:rsid w:val="00D269F5"/>
    <w:rsid w:val="00D26C6A"/>
    <w:rsid w:val="00D307F7"/>
    <w:rsid w:val="00D31216"/>
    <w:rsid w:val="00D31F73"/>
    <w:rsid w:val="00D33953"/>
    <w:rsid w:val="00D33BC8"/>
    <w:rsid w:val="00D342B6"/>
    <w:rsid w:val="00D34311"/>
    <w:rsid w:val="00D343E2"/>
    <w:rsid w:val="00D3730D"/>
    <w:rsid w:val="00D4006C"/>
    <w:rsid w:val="00D40FDE"/>
    <w:rsid w:val="00D4116D"/>
    <w:rsid w:val="00D42881"/>
    <w:rsid w:val="00D42FF8"/>
    <w:rsid w:val="00D43576"/>
    <w:rsid w:val="00D43BBD"/>
    <w:rsid w:val="00D44166"/>
    <w:rsid w:val="00D44BF8"/>
    <w:rsid w:val="00D45A48"/>
    <w:rsid w:val="00D461EC"/>
    <w:rsid w:val="00D465E8"/>
    <w:rsid w:val="00D478A4"/>
    <w:rsid w:val="00D5060D"/>
    <w:rsid w:val="00D51EC6"/>
    <w:rsid w:val="00D5224F"/>
    <w:rsid w:val="00D53211"/>
    <w:rsid w:val="00D53871"/>
    <w:rsid w:val="00D5390A"/>
    <w:rsid w:val="00D53BDD"/>
    <w:rsid w:val="00D53BF0"/>
    <w:rsid w:val="00D552AD"/>
    <w:rsid w:val="00D55FC6"/>
    <w:rsid w:val="00D568DE"/>
    <w:rsid w:val="00D56B6A"/>
    <w:rsid w:val="00D576BE"/>
    <w:rsid w:val="00D60C0F"/>
    <w:rsid w:val="00D60DDA"/>
    <w:rsid w:val="00D6149D"/>
    <w:rsid w:val="00D6219D"/>
    <w:rsid w:val="00D62EA9"/>
    <w:rsid w:val="00D62EAF"/>
    <w:rsid w:val="00D631C4"/>
    <w:rsid w:val="00D63455"/>
    <w:rsid w:val="00D64067"/>
    <w:rsid w:val="00D65FF5"/>
    <w:rsid w:val="00D6627A"/>
    <w:rsid w:val="00D664F6"/>
    <w:rsid w:val="00D66765"/>
    <w:rsid w:val="00D66923"/>
    <w:rsid w:val="00D67806"/>
    <w:rsid w:val="00D7021F"/>
    <w:rsid w:val="00D71E68"/>
    <w:rsid w:val="00D72DA3"/>
    <w:rsid w:val="00D73206"/>
    <w:rsid w:val="00D737E9"/>
    <w:rsid w:val="00D73B63"/>
    <w:rsid w:val="00D7422C"/>
    <w:rsid w:val="00D749DE"/>
    <w:rsid w:val="00D756B3"/>
    <w:rsid w:val="00D7601F"/>
    <w:rsid w:val="00D7736B"/>
    <w:rsid w:val="00D7779A"/>
    <w:rsid w:val="00D77842"/>
    <w:rsid w:val="00D77CF0"/>
    <w:rsid w:val="00D8020C"/>
    <w:rsid w:val="00D8140F"/>
    <w:rsid w:val="00D818B4"/>
    <w:rsid w:val="00D818EB"/>
    <w:rsid w:val="00D82BA7"/>
    <w:rsid w:val="00D83005"/>
    <w:rsid w:val="00D83D44"/>
    <w:rsid w:val="00D84DCF"/>
    <w:rsid w:val="00D85727"/>
    <w:rsid w:val="00D86880"/>
    <w:rsid w:val="00D87292"/>
    <w:rsid w:val="00D87486"/>
    <w:rsid w:val="00D923FE"/>
    <w:rsid w:val="00D92905"/>
    <w:rsid w:val="00D92A2D"/>
    <w:rsid w:val="00D92E15"/>
    <w:rsid w:val="00D92F79"/>
    <w:rsid w:val="00D93CE2"/>
    <w:rsid w:val="00D95FD8"/>
    <w:rsid w:val="00D96CB1"/>
    <w:rsid w:val="00D96DE7"/>
    <w:rsid w:val="00D96EB0"/>
    <w:rsid w:val="00D97CED"/>
    <w:rsid w:val="00DA0BEE"/>
    <w:rsid w:val="00DA2096"/>
    <w:rsid w:val="00DA2119"/>
    <w:rsid w:val="00DA27D1"/>
    <w:rsid w:val="00DA2CE1"/>
    <w:rsid w:val="00DA3C61"/>
    <w:rsid w:val="00DA4E44"/>
    <w:rsid w:val="00DA5735"/>
    <w:rsid w:val="00DA57CF"/>
    <w:rsid w:val="00DA58F4"/>
    <w:rsid w:val="00DA730C"/>
    <w:rsid w:val="00DA7B4D"/>
    <w:rsid w:val="00DA7E6E"/>
    <w:rsid w:val="00DA7F9B"/>
    <w:rsid w:val="00DB0A4B"/>
    <w:rsid w:val="00DB152A"/>
    <w:rsid w:val="00DB236E"/>
    <w:rsid w:val="00DB4398"/>
    <w:rsid w:val="00DB5724"/>
    <w:rsid w:val="00DB6399"/>
    <w:rsid w:val="00DB720A"/>
    <w:rsid w:val="00DB7351"/>
    <w:rsid w:val="00DC1501"/>
    <w:rsid w:val="00DC1CAB"/>
    <w:rsid w:val="00DC351B"/>
    <w:rsid w:val="00DC608A"/>
    <w:rsid w:val="00DC6D15"/>
    <w:rsid w:val="00DC6E0D"/>
    <w:rsid w:val="00DC7023"/>
    <w:rsid w:val="00DC77BA"/>
    <w:rsid w:val="00DD3B89"/>
    <w:rsid w:val="00DD3E02"/>
    <w:rsid w:val="00DD44D7"/>
    <w:rsid w:val="00DD48C5"/>
    <w:rsid w:val="00DD649D"/>
    <w:rsid w:val="00DD6B3D"/>
    <w:rsid w:val="00DE030A"/>
    <w:rsid w:val="00DE031B"/>
    <w:rsid w:val="00DE10E5"/>
    <w:rsid w:val="00DE13BA"/>
    <w:rsid w:val="00DE2431"/>
    <w:rsid w:val="00DE24CE"/>
    <w:rsid w:val="00DE256B"/>
    <w:rsid w:val="00DE2DBD"/>
    <w:rsid w:val="00DE34C4"/>
    <w:rsid w:val="00DE34F3"/>
    <w:rsid w:val="00DE3913"/>
    <w:rsid w:val="00DE4B4F"/>
    <w:rsid w:val="00DE4C92"/>
    <w:rsid w:val="00DE5204"/>
    <w:rsid w:val="00DE623A"/>
    <w:rsid w:val="00DE631D"/>
    <w:rsid w:val="00DE705D"/>
    <w:rsid w:val="00DE7149"/>
    <w:rsid w:val="00DE73AC"/>
    <w:rsid w:val="00DE7637"/>
    <w:rsid w:val="00DF0B36"/>
    <w:rsid w:val="00DF13C9"/>
    <w:rsid w:val="00DF2F30"/>
    <w:rsid w:val="00DF46AB"/>
    <w:rsid w:val="00DF63FC"/>
    <w:rsid w:val="00DF68C1"/>
    <w:rsid w:val="00DF6906"/>
    <w:rsid w:val="00DF6C5D"/>
    <w:rsid w:val="00DF7B13"/>
    <w:rsid w:val="00E004EC"/>
    <w:rsid w:val="00E011D2"/>
    <w:rsid w:val="00E01211"/>
    <w:rsid w:val="00E01D78"/>
    <w:rsid w:val="00E01DA5"/>
    <w:rsid w:val="00E02476"/>
    <w:rsid w:val="00E03C87"/>
    <w:rsid w:val="00E041A4"/>
    <w:rsid w:val="00E043DE"/>
    <w:rsid w:val="00E04CC7"/>
    <w:rsid w:val="00E05CF5"/>
    <w:rsid w:val="00E060A1"/>
    <w:rsid w:val="00E06C59"/>
    <w:rsid w:val="00E12099"/>
    <w:rsid w:val="00E122C5"/>
    <w:rsid w:val="00E12570"/>
    <w:rsid w:val="00E12C0B"/>
    <w:rsid w:val="00E135AB"/>
    <w:rsid w:val="00E137C4"/>
    <w:rsid w:val="00E1386A"/>
    <w:rsid w:val="00E13D83"/>
    <w:rsid w:val="00E13FA4"/>
    <w:rsid w:val="00E14517"/>
    <w:rsid w:val="00E1543E"/>
    <w:rsid w:val="00E15515"/>
    <w:rsid w:val="00E15A95"/>
    <w:rsid w:val="00E15CBB"/>
    <w:rsid w:val="00E15E2B"/>
    <w:rsid w:val="00E16106"/>
    <w:rsid w:val="00E16433"/>
    <w:rsid w:val="00E168A2"/>
    <w:rsid w:val="00E17287"/>
    <w:rsid w:val="00E1757F"/>
    <w:rsid w:val="00E21200"/>
    <w:rsid w:val="00E223E3"/>
    <w:rsid w:val="00E22A54"/>
    <w:rsid w:val="00E22C97"/>
    <w:rsid w:val="00E22CF8"/>
    <w:rsid w:val="00E22E66"/>
    <w:rsid w:val="00E24D3C"/>
    <w:rsid w:val="00E2724B"/>
    <w:rsid w:val="00E27DBE"/>
    <w:rsid w:val="00E27FAC"/>
    <w:rsid w:val="00E301C8"/>
    <w:rsid w:val="00E314A4"/>
    <w:rsid w:val="00E314BD"/>
    <w:rsid w:val="00E316B6"/>
    <w:rsid w:val="00E31F31"/>
    <w:rsid w:val="00E32E71"/>
    <w:rsid w:val="00E34171"/>
    <w:rsid w:val="00E34918"/>
    <w:rsid w:val="00E355F8"/>
    <w:rsid w:val="00E370C4"/>
    <w:rsid w:val="00E37192"/>
    <w:rsid w:val="00E37808"/>
    <w:rsid w:val="00E37E5F"/>
    <w:rsid w:val="00E37EAC"/>
    <w:rsid w:val="00E41595"/>
    <w:rsid w:val="00E41994"/>
    <w:rsid w:val="00E42252"/>
    <w:rsid w:val="00E42927"/>
    <w:rsid w:val="00E42F70"/>
    <w:rsid w:val="00E431BD"/>
    <w:rsid w:val="00E45C87"/>
    <w:rsid w:val="00E4651A"/>
    <w:rsid w:val="00E46981"/>
    <w:rsid w:val="00E46F90"/>
    <w:rsid w:val="00E47785"/>
    <w:rsid w:val="00E50023"/>
    <w:rsid w:val="00E50224"/>
    <w:rsid w:val="00E506E0"/>
    <w:rsid w:val="00E512AB"/>
    <w:rsid w:val="00E529E1"/>
    <w:rsid w:val="00E5309C"/>
    <w:rsid w:val="00E536A1"/>
    <w:rsid w:val="00E544A5"/>
    <w:rsid w:val="00E54999"/>
    <w:rsid w:val="00E54CB0"/>
    <w:rsid w:val="00E55E7E"/>
    <w:rsid w:val="00E56B10"/>
    <w:rsid w:val="00E56BD5"/>
    <w:rsid w:val="00E56F12"/>
    <w:rsid w:val="00E60316"/>
    <w:rsid w:val="00E608A8"/>
    <w:rsid w:val="00E61421"/>
    <w:rsid w:val="00E61A69"/>
    <w:rsid w:val="00E61F31"/>
    <w:rsid w:val="00E62773"/>
    <w:rsid w:val="00E63D11"/>
    <w:rsid w:val="00E652FF"/>
    <w:rsid w:val="00E6536C"/>
    <w:rsid w:val="00E65D61"/>
    <w:rsid w:val="00E66292"/>
    <w:rsid w:val="00E70564"/>
    <w:rsid w:val="00E707D7"/>
    <w:rsid w:val="00E70E88"/>
    <w:rsid w:val="00E714B6"/>
    <w:rsid w:val="00E71597"/>
    <w:rsid w:val="00E72C98"/>
    <w:rsid w:val="00E733BE"/>
    <w:rsid w:val="00E73988"/>
    <w:rsid w:val="00E73B5C"/>
    <w:rsid w:val="00E740DD"/>
    <w:rsid w:val="00E74168"/>
    <w:rsid w:val="00E74994"/>
    <w:rsid w:val="00E756DC"/>
    <w:rsid w:val="00E7646B"/>
    <w:rsid w:val="00E76571"/>
    <w:rsid w:val="00E76859"/>
    <w:rsid w:val="00E772BB"/>
    <w:rsid w:val="00E7732D"/>
    <w:rsid w:val="00E77CCB"/>
    <w:rsid w:val="00E77E54"/>
    <w:rsid w:val="00E8068F"/>
    <w:rsid w:val="00E81F7F"/>
    <w:rsid w:val="00E8308B"/>
    <w:rsid w:val="00E836AF"/>
    <w:rsid w:val="00E839F4"/>
    <w:rsid w:val="00E856C9"/>
    <w:rsid w:val="00E8574F"/>
    <w:rsid w:val="00E86F2F"/>
    <w:rsid w:val="00E9014D"/>
    <w:rsid w:val="00E9136E"/>
    <w:rsid w:val="00E9237A"/>
    <w:rsid w:val="00E92CA5"/>
    <w:rsid w:val="00E930F8"/>
    <w:rsid w:val="00E9613A"/>
    <w:rsid w:val="00E96982"/>
    <w:rsid w:val="00E96FCA"/>
    <w:rsid w:val="00E97647"/>
    <w:rsid w:val="00E978F4"/>
    <w:rsid w:val="00EA0101"/>
    <w:rsid w:val="00EA061E"/>
    <w:rsid w:val="00EA198D"/>
    <w:rsid w:val="00EA2154"/>
    <w:rsid w:val="00EA34EB"/>
    <w:rsid w:val="00EA49B5"/>
    <w:rsid w:val="00EA4C28"/>
    <w:rsid w:val="00EA5FD2"/>
    <w:rsid w:val="00EA6CA8"/>
    <w:rsid w:val="00EA715B"/>
    <w:rsid w:val="00EB02A2"/>
    <w:rsid w:val="00EB14A5"/>
    <w:rsid w:val="00EB2284"/>
    <w:rsid w:val="00EB347B"/>
    <w:rsid w:val="00EB3A06"/>
    <w:rsid w:val="00EB4A27"/>
    <w:rsid w:val="00EB4AA5"/>
    <w:rsid w:val="00EB6688"/>
    <w:rsid w:val="00EB78C4"/>
    <w:rsid w:val="00EB7BE8"/>
    <w:rsid w:val="00EC0B7D"/>
    <w:rsid w:val="00EC1009"/>
    <w:rsid w:val="00EC105C"/>
    <w:rsid w:val="00EC1203"/>
    <w:rsid w:val="00EC132E"/>
    <w:rsid w:val="00EC16A6"/>
    <w:rsid w:val="00EC236E"/>
    <w:rsid w:val="00EC2783"/>
    <w:rsid w:val="00EC2AB0"/>
    <w:rsid w:val="00EC3367"/>
    <w:rsid w:val="00EC3834"/>
    <w:rsid w:val="00EC3FB5"/>
    <w:rsid w:val="00EC41EA"/>
    <w:rsid w:val="00EC54A6"/>
    <w:rsid w:val="00EC599F"/>
    <w:rsid w:val="00EC6AAF"/>
    <w:rsid w:val="00EC70CE"/>
    <w:rsid w:val="00EC7664"/>
    <w:rsid w:val="00EC7E6F"/>
    <w:rsid w:val="00ED1120"/>
    <w:rsid w:val="00ED18F2"/>
    <w:rsid w:val="00ED4B50"/>
    <w:rsid w:val="00ED4D3F"/>
    <w:rsid w:val="00ED52EB"/>
    <w:rsid w:val="00ED5316"/>
    <w:rsid w:val="00ED5386"/>
    <w:rsid w:val="00ED5850"/>
    <w:rsid w:val="00ED5997"/>
    <w:rsid w:val="00ED6D39"/>
    <w:rsid w:val="00ED6DE8"/>
    <w:rsid w:val="00ED6F98"/>
    <w:rsid w:val="00ED77B6"/>
    <w:rsid w:val="00EE21E4"/>
    <w:rsid w:val="00EE28A5"/>
    <w:rsid w:val="00EE3616"/>
    <w:rsid w:val="00EE5B35"/>
    <w:rsid w:val="00EE5FC7"/>
    <w:rsid w:val="00EE657D"/>
    <w:rsid w:val="00EE6B99"/>
    <w:rsid w:val="00EE7402"/>
    <w:rsid w:val="00EE790E"/>
    <w:rsid w:val="00EF06AE"/>
    <w:rsid w:val="00EF2816"/>
    <w:rsid w:val="00EF3711"/>
    <w:rsid w:val="00EF5637"/>
    <w:rsid w:val="00EF57F7"/>
    <w:rsid w:val="00EF6362"/>
    <w:rsid w:val="00EF7223"/>
    <w:rsid w:val="00EF7480"/>
    <w:rsid w:val="00EF74E1"/>
    <w:rsid w:val="00EF7BFC"/>
    <w:rsid w:val="00EF7D77"/>
    <w:rsid w:val="00F00189"/>
    <w:rsid w:val="00F009A6"/>
    <w:rsid w:val="00F00D8B"/>
    <w:rsid w:val="00F01D08"/>
    <w:rsid w:val="00F01DFE"/>
    <w:rsid w:val="00F01EF8"/>
    <w:rsid w:val="00F02197"/>
    <w:rsid w:val="00F035DB"/>
    <w:rsid w:val="00F03AD1"/>
    <w:rsid w:val="00F04906"/>
    <w:rsid w:val="00F04C1E"/>
    <w:rsid w:val="00F072CB"/>
    <w:rsid w:val="00F07929"/>
    <w:rsid w:val="00F07EAC"/>
    <w:rsid w:val="00F107AA"/>
    <w:rsid w:val="00F11229"/>
    <w:rsid w:val="00F11AA9"/>
    <w:rsid w:val="00F12AE8"/>
    <w:rsid w:val="00F12F3B"/>
    <w:rsid w:val="00F13070"/>
    <w:rsid w:val="00F13D26"/>
    <w:rsid w:val="00F14EE2"/>
    <w:rsid w:val="00F156A0"/>
    <w:rsid w:val="00F1620E"/>
    <w:rsid w:val="00F17AE8"/>
    <w:rsid w:val="00F17B72"/>
    <w:rsid w:val="00F206D5"/>
    <w:rsid w:val="00F2077C"/>
    <w:rsid w:val="00F20FA5"/>
    <w:rsid w:val="00F23096"/>
    <w:rsid w:val="00F23FA8"/>
    <w:rsid w:val="00F24353"/>
    <w:rsid w:val="00F2583B"/>
    <w:rsid w:val="00F25A05"/>
    <w:rsid w:val="00F25FAB"/>
    <w:rsid w:val="00F2713A"/>
    <w:rsid w:val="00F27FB9"/>
    <w:rsid w:val="00F315D9"/>
    <w:rsid w:val="00F353F4"/>
    <w:rsid w:val="00F35526"/>
    <w:rsid w:val="00F35D60"/>
    <w:rsid w:val="00F36420"/>
    <w:rsid w:val="00F36862"/>
    <w:rsid w:val="00F37201"/>
    <w:rsid w:val="00F37650"/>
    <w:rsid w:val="00F37651"/>
    <w:rsid w:val="00F378EF"/>
    <w:rsid w:val="00F41EBA"/>
    <w:rsid w:val="00F42522"/>
    <w:rsid w:val="00F4278F"/>
    <w:rsid w:val="00F43482"/>
    <w:rsid w:val="00F442A4"/>
    <w:rsid w:val="00F45DF7"/>
    <w:rsid w:val="00F467C4"/>
    <w:rsid w:val="00F467EF"/>
    <w:rsid w:val="00F5098B"/>
    <w:rsid w:val="00F510F6"/>
    <w:rsid w:val="00F514F3"/>
    <w:rsid w:val="00F52749"/>
    <w:rsid w:val="00F53651"/>
    <w:rsid w:val="00F537CF"/>
    <w:rsid w:val="00F53D72"/>
    <w:rsid w:val="00F540F8"/>
    <w:rsid w:val="00F543E9"/>
    <w:rsid w:val="00F54A17"/>
    <w:rsid w:val="00F55887"/>
    <w:rsid w:val="00F60C1D"/>
    <w:rsid w:val="00F60C86"/>
    <w:rsid w:val="00F616CD"/>
    <w:rsid w:val="00F61A04"/>
    <w:rsid w:val="00F61D0E"/>
    <w:rsid w:val="00F63150"/>
    <w:rsid w:val="00F63166"/>
    <w:rsid w:val="00F635FD"/>
    <w:rsid w:val="00F64051"/>
    <w:rsid w:val="00F64CC6"/>
    <w:rsid w:val="00F65480"/>
    <w:rsid w:val="00F65651"/>
    <w:rsid w:val="00F666B3"/>
    <w:rsid w:val="00F66E85"/>
    <w:rsid w:val="00F67741"/>
    <w:rsid w:val="00F67803"/>
    <w:rsid w:val="00F7057B"/>
    <w:rsid w:val="00F70610"/>
    <w:rsid w:val="00F7158C"/>
    <w:rsid w:val="00F71CEA"/>
    <w:rsid w:val="00F74244"/>
    <w:rsid w:val="00F7467D"/>
    <w:rsid w:val="00F74A70"/>
    <w:rsid w:val="00F7656D"/>
    <w:rsid w:val="00F77577"/>
    <w:rsid w:val="00F778D7"/>
    <w:rsid w:val="00F81977"/>
    <w:rsid w:val="00F834CD"/>
    <w:rsid w:val="00F83785"/>
    <w:rsid w:val="00F83C32"/>
    <w:rsid w:val="00F84925"/>
    <w:rsid w:val="00F8527C"/>
    <w:rsid w:val="00F85F70"/>
    <w:rsid w:val="00F87B27"/>
    <w:rsid w:val="00F90551"/>
    <w:rsid w:val="00F91D4A"/>
    <w:rsid w:val="00F920C8"/>
    <w:rsid w:val="00F92CCC"/>
    <w:rsid w:val="00F936BA"/>
    <w:rsid w:val="00F952D5"/>
    <w:rsid w:val="00F95F6B"/>
    <w:rsid w:val="00F96C6C"/>
    <w:rsid w:val="00F9782B"/>
    <w:rsid w:val="00FA0295"/>
    <w:rsid w:val="00FA0789"/>
    <w:rsid w:val="00FA0BB3"/>
    <w:rsid w:val="00FA124E"/>
    <w:rsid w:val="00FA2107"/>
    <w:rsid w:val="00FA2419"/>
    <w:rsid w:val="00FA4563"/>
    <w:rsid w:val="00FA59CB"/>
    <w:rsid w:val="00FA649D"/>
    <w:rsid w:val="00FA7463"/>
    <w:rsid w:val="00FA7A33"/>
    <w:rsid w:val="00FA7D89"/>
    <w:rsid w:val="00FB031E"/>
    <w:rsid w:val="00FB0D4B"/>
    <w:rsid w:val="00FB1F5D"/>
    <w:rsid w:val="00FB27D9"/>
    <w:rsid w:val="00FB3C9C"/>
    <w:rsid w:val="00FB3EF3"/>
    <w:rsid w:val="00FB4064"/>
    <w:rsid w:val="00FB4CCD"/>
    <w:rsid w:val="00FB4CFF"/>
    <w:rsid w:val="00FB6C5F"/>
    <w:rsid w:val="00FB6E37"/>
    <w:rsid w:val="00FB7982"/>
    <w:rsid w:val="00FB79DB"/>
    <w:rsid w:val="00FC0DE3"/>
    <w:rsid w:val="00FC11BF"/>
    <w:rsid w:val="00FC18A6"/>
    <w:rsid w:val="00FC241D"/>
    <w:rsid w:val="00FC3CB9"/>
    <w:rsid w:val="00FC4723"/>
    <w:rsid w:val="00FC512A"/>
    <w:rsid w:val="00FC59DA"/>
    <w:rsid w:val="00FC608E"/>
    <w:rsid w:val="00FC6C50"/>
    <w:rsid w:val="00FD0110"/>
    <w:rsid w:val="00FD0C72"/>
    <w:rsid w:val="00FD0EBA"/>
    <w:rsid w:val="00FD1EE9"/>
    <w:rsid w:val="00FD2D16"/>
    <w:rsid w:val="00FD4651"/>
    <w:rsid w:val="00FD5553"/>
    <w:rsid w:val="00FD5E72"/>
    <w:rsid w:val="00FD78A5"/>
    <w:rsid w:val="00FD7A4E"/>
    <w:rsid w:val="00FD7ED7"/>
    <w:rsid w:val="00FE08CD"/>
    <w:rsid w:val="00FE238F"/>
    <w:rsid w:val="00FE433A"/>
    <w:rsid w:val="00FE4413"/>
    <w:rsid w:val="00FE5335"/>
    <w:rsid w:val="00FE5A16"/>
    <w:rsid w:val="00FE6201"/>
    <w:rsid w:val="00FE62F9"/>
    <w:rsid w:val="00FE6889"/>
    <w:rsid w:val="00FE6B82"/>
    <w:rsid w:val="00FE7EC5"/>
    <w:rsid w:val="00FF0389"/>
    <w:rsid w:val="00FF06E8"/>
    <w:rsid w:val="00FF06F7"/>
    <w:rsid w:val="00FF190E"/>
    <w:rsid w:val="00FF273C"/>
    <w:rsid w:val="00FF4746"/>
    <w:rsid w:val="00FF4EF7"/>
    <w:rsid w:val="00FF6FBF"/>
    <w:rsid w:val="00FF7086"/>
    <w:rsid w:val="00FF78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1AC2"/>
  <w15:chartTrackingRefBased/>
  <w15:docId w15:val="{27F63F19-8B06-4AC6-8349-04108CCDF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0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24688E"/>
  </w:style>
  <w:style w:type="paragraph" w:styleId="En-tte">
    <w:name w:val="header"/>
    <w:basedOn w:val="Normal"/>
    <w:link w:val="En-tteCar"/>
    <w:uiPriority w:val="99"/>
    <w:unhideWhenUsed/>
    <w:rsid w:val="0024688E"/>
    <w:pPr>
      <w:tabs>
        <w:tab w:val="center" w:pos="4536"/>
        <w:tab w:val="right" w:pos="9072"/>
      </w:tabs>
      <w:spacing w:after="0" w:line="240" w:lineRule="auto"/>
    </w:pPr>
  </w:style>
  <w:style w:type="character" w:customStyle="1" w:styleId="En-tteCar">
    <w:name w:val="En-tête Car"/>
    <w:basedOn w:val="Policepardfaut"/>
    <w:link w:val="En-tte"/>
    <w:uiPriority w:val="99"/>
    <w:rsid w:val="0024688E"/>
  </w:style>
  <w:style w:type="paragraph" w:styleId="Pieddepage">
    <w:name w:val="footer"/>
    <w:basedOn w:val="Normal"/>
    <w:link w:val="PieddepageCar"/>
    <w:uiPriority w:val="99"/>
    <w:unhideWhenUsed/>
    <w:rsid w:val="002468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688E"/>
  </w:style>
  <w:style w:type="character" w:styleId="Lienhypertexte">
    <w:name w:val="Hyperlink"/>
    <w:basedOn w:val="Policepardfaut"/>
    <w:uiPriority w:val="99"/>
    <w:unhideWhenUsed/>
    <w:rsid w:val="00ED1120"/>
    <w:rPr>
      <w:color w:val="0563C1" w:themeColor="hyperlink"/>
      <w:u w:val="single"/>
    </w:rPr>
  </w:style>
  <w:style w:type="character" w:styleId="Textedelespacerserv">
    <w:name w:val="Placeholder Text"/>
    <w:basedOn w:val="Policepardfaut"/>
    <w:uiPriority w:val="99"/>
    <w:semiHidden/>
    <w:rsid w:val="00B51B5A"/>
    <w:rPr>
      <w:color w:val="808080"/>
    </w:rPr>
  </w:style>
  <w:style w:type="paragraph" w:styleId="NormalWeb">
    <w:name w:val="Normal (Web)"/>
    <w:basedOn w:val="Normal"/>
    <w:uiPriority w:val="99"/>
    <w:semiHidden/>
    <w:unhideWhenUsed/>
    <w:rsid w:val="00A13F6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Bibliographie">
    <w:name w:val="Bibliography"/>
    <w:basedOn w:val="Normal"/>
    <w:next w:val="Normal"/>
    <w:uiPriority w:val="37"/>
    <w:unhideWhenUsed/>
    <w:rsid w:val="00CB23C6"/>
    <w:pPr>
      <w:spacing w:after="240" w:line="240" w:lineRule="auto"/>
      <w:ind w:left="720" w:hanging="720"/>
    </w:pPr>
  </w:style>
  <w:style w:type="paragraph" w:styleId="Paragraphedeliste">
    <w:name w:val="List Paragraph"/>
    <w:basedOn w:val="Normal"/>
    <w:uiPriority w:val="34"/>
    <w:qFormat/>
    <w:rsid w:val="00DE2431"/>
    <w:pPr>
      <w:ind w:left="720"/>
      <w:contextualSpacing/>
    </w:pPr>
  </w:style>
  <w:style w:type="table" w:styleId="Grilledutableau">
    <w:name w:val="Table Grid"/>
    <w:basedOn w:val="TableauNormal"/>
    <w:uiPriority w:val="39"/>
    <w:rsid w:val="003E6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E64A0"/>
    <w:rPr>
      <w:color w:val="605E5C"/>
      <w:shd w:val="clear" w:color="auto" w:fill="E1DFDD"/>
    </w:rPr>
  </w:style>
  <w:style w:type="character" w:styleId="Marquedecommentaire">
    <w:name w:val="annotation reference"/>
    <w:basedOn w:val="Policepardfaut"/>
    <w:uiPriority w:val="99"/>
    <w:semiHidden/>
    <w:unhideWhenUsed/>
    <w:rsid w:val="006915C7"/>
    <w:rPr>
      <w:sz w:val="16"/>
      <w:szCs w:val="16"/>
    </w:rPr>
  </w:style>
  <w:style w:type="paragraph" w:styleId="Commentaire">
    <w:name w:val="annotation text"/>
    <w:basedOn w:val="Normal"/>
    <w:link w:val="CommentaireCar"/>
    <w:uiPriority w:val="99"/>
    <w:unhideWhenUsed/>
    <w:rsid w:val="006915C7"/>
    <w:pPr>
      <w:spacing w:line="240" w:lineRule="auto"/>
    </w:pPr>
    <w:rPr>
      <w:sz w:val="20"/>
      <w:szCs w:val="20"/>
    </w:rPr>
  </w:style>
  <w:style w:type="character" w:customStyle="1" w:styleId="CommentaireCar">
    <w:name w:val="Commentaire Car"/>
    <w:basedOn w:val="Policepardfaut"/>
    <w:link w:val="Commentaire"/>
    <w:uiPriority w:val="99"/>
    <w:rsid w:val="006915C7"/>
    <w:rPr>
      <w:sz w:val="20"/>
      <w:szCs w:val="20"/>
    </w:rPr>
  </w:style>
  <w:style w:type="paragraph" w:styleId="Objetducommentaire">
    <w:name w:val="annotation subject"/>
    <w:basedOn w:val="Commentaire"/>
    <w:next w:val="Commentaire"/>
    <w:link w:val="ObjetducommentaireCar"/>
    <w:uiPriority w:val="99"/>
    <w:semiHidden/>
    <w:unhideWhenUsed/>
    <w:rsid w:val="006915C7"/>
    <w:rPr>
      <w:b/>
      <w:bCs/>
    </w:rPr>
  </w:style>
  <w:style w:type="character" w:customStyle="1" w:styleId="ObjetducommentaireCar">
    <w:name w:val="Objet du commentaire Car"/>
    <w:basedOn w:val="CommentaireCar"/>
    <w:link w:val="Objetducommentaire"/>
    <w:uiPriority w:val="99"/>
    <w:semiHidden/>
    <w:rsid w:val="006915C7"/>
    <w:rPr>
      <w:b/>
      <w:bCs/>
      <w:sz w:val="20"/>
      <w:szCs w:val="20"/>
    </w:rPr>
  </w:style>
  <w:style w:type="character" w:styleId="Accentuation">
    <w:name w:val="Emphasis"/>
    <w:basedOn w:val="Policepardfaut"/>
    <w:uiPriority w:val="20"/>
    <w:qFormat/>
    <w:rsid w:val="00C84E4D"/>
    <w:rPr>
      <w:i/>
      <w:iCs/>
    </w:rPr>
  </w:style>
  <w:style w:type="character" w:customStyle="1" w:styleId="author">
    <w:name w:val="author"/>
    <w:basedOn w:val="Policepardfaut"/>
    <w:rsid w:val="001B3EB0"/>
  </w:style>
  <w:style w:type="character" w:customStyle="1" w:styleId="pubyear">
    <w:name w:val="pubyear"/>
    <w:basedOn w:val="Policepardfaut"/>
    <w:rsid w:val="001B3EB0"/>
  </w:style>
  <w:style w:type="character" w:customStyle="1" w:styleId="articletitle">
    <w:name w:val="articletitle"/>
    <w:basedOn w:val="Policepardfaut"/>
    <w:rsid w:val="001B3EB0"/>
  </w:style>
  <w:style w:type="character" w:customStyle="1" w:styleId="vol">
    <w:name w:val="vol"/>
    <w:basedOn w:val="Policepardfaut"/>
    <w:rsid w:val="001B3EB0"/>
  </w:style>
  <w:style w:type="character" w:customStyle="1" w:styleId="citedissue">
    <w:name w:val="citedissue"/>
    <w:basedOn w:val="Policepardfaut"/>
    <w:rsid w:val="001B3EB0"/>
  </w:style>
  <w:style w:type="character" w:customStyle="1" w:styleId="pagefirst">
    <w:name w:val="pagefirst"/>
    <w:basedOn w:val="Policepardfaut"/>
    <w:rsid w:val="001B3EB0"/>
  </w:style>
  <w:style w:type="character" w:customStyle="1" w:styleId="pagelast">
    <w:name w:val="pagelast"/>
    <w:basedOn w:val="Policepardfaut"/>
    <w:rsid w:val="001B3EB0"/>
  </w:style>
  <w:style w:type="character" w:customStyle="1" w:styleId="ms-1">
    <w:name w:val="ms-1"/>
    <w:basedOn w:val="Policepardfaut"/>
    <w:rsid w:val="00013B97"/>
  </w:style>
  <w:style w:type="character" w:customStyle="1" w:styleId="max-w-15ch">
    <w:name w:val="max-w-[15ch]"/>
    <w:basedOn w:val="Policepardfaut"/>
    <w:rsid w:val="00013B97"/>
  </w:style>
  <w:style w:type="character" w:styleId="Lienhypertextesuivivisit">
    <w:name w:val="FollowedHyperlink"/>
    <w:basedOn w:val="Policepardfaut"/>
    <w:uiPriority w:val="99"/>
    <w:semiHidden/>
    <w:unhideWhenUsed/>
    <w:rsid w:val="00013B97"/>
    <w:rPr>
      <w:color w:val="954F72" w:themeColor="followedHyperlink"/>
      <w:u w:val="single"/>
    </w:rPr>
  </w:style>
  <w:style w:type="paragraph" w:styleId="Rvision">
    <w:name w:val="Revision"/>
    <w:hidden/>
    <w:uiPriority w:val="99"/>
    <w:semiHidden/>
    <w:rsid w:val="006D313E"/>
    <w:pPr>
      <w:spacing w:after="0" w:line="240" w:lineRule="auto"/>
    </w:pPr>
  </w:style>
  <w:style w:type="paragraph" w:styleId="Textedebulles">
    <w:name w:val="Balloon Text"/>
    <w:basedOn w:val="Normal"/>
    <w:link w:val="TextedebullesCar"/>
    <w:uiPriority w:val="99"/>
    <w:semiHidden/>
    <w:unhideWhenUsed/>
    <w:rsid w:val="00B449F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49F2"/>
    <w:rPr>
      <w:rFonts w:ascii="Segoe UI" w:hAnsi="Segoe UI" w:cs="Segoe UI"/>
      <w:sz w:val="18"/>
      <w:szCs w:val="18"/>
    </w:rPr>
  </w:style>
  <w:style w:type="character" w:styleId="lev">
    <w:name w:val="Strong"/>
    <w:basedOn w:val="Policepardfaut"/>
    <w:uiPriority w:val="22"/>
    <w:qFormat/>
    <w:rsid w:val="002F68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8669">
      <w:bodyDiv w:val="1"/>
      <w:marLeft w:val="0"/>
      <w:marRight w:val="0"/>
      <w:marTop w:val="0"/>
      <w:marBottom w:val="0"/>
      <w:divBdr>
        <w:top w:val="none" w:sz="0" w:space="0" w:color="auto"/>
        <w:left w:val="none" w:sz="0" w:space="0" w:color="auto"/>
        <w:bottom w:val="none" w:sz="0" w:space="0" w:color="auto"/>
        <w:right w:val="none" w:sz="0" w:space="0" w:color="auto"/>
      </w:divBdr>
    </w:div>
    <w:div w:id="143469621">
      <w:bodyDiv w:val="1"/>
      <w:marLeft w:val="0"/>
      <w:marRight w:val="0"/>
      <w:marTop w:val="0"/>
      <w:marBottom w:val="0"/>
      <w:divBdr>
        <w:top w:val="none" w:sz="0" w:space="0" w:color="auto"/>
        <w:left w:val="none" w:sz="0" w:space="0" w:color="auto"/>
        <w:bottom w:val="none" w:sz="0" w:space="0" w:color="auto"/>
        <w:right w:val="none" w:sz="0" w:space="0" w:color="auto"/>
      </w:divBdr>
    </w:div>
    <w:div w:id="537282666">
      <w:bodyDiv w:val="1"/>
      <w:marLeft w:val="0"/>
      <w:marRight w:val="0"/>
      <w:marTop w:val="0"/>
      <w:marBottom w:val="0"/>
      <w:divBdr>
        <w:top w:val="none" w:sz="0" w:space="0" w:color="auto"/>
        <w:left w:val="none" w:sz="0" w:space="0" w:color="auto"/>
        <w:bottom w:val="none" w:sz="0" w:space="0" w:color="auto"/>
        <w:right w:val="none" w:sz="0" w:space="0" w:color="auto"/>
      </w:divBdr>
    </w:div>
    <w:div w:id="544413219">
      <w:bodyDiv w:val="1"/>
      <w:marLeft w:val="0"/>
      <w:marRight w:val="0"/>
      <w:marTop w:val="0"/>
      <w:marBottom w:val="0"/>
      <w:divBdr>
        <w:top w:val="none" w:sz="0" w:space="0" w:color="auto"/>
        <w:left w:val="none" w:sz="0" w:space="0" w:color="auto"/>
        <w:bottom w:val="none" w:sz="0" w:space="0" w:color="auto"/>
        <w:right w:val="none" w:sz="0" w:space="0" w:color="auto"/>
      </w:divBdr>
    </w:div>
    <w:div w:id="655108336">
      <w:bodyDiv w:val="1"/>
      <w:marLeft w:val="0"/>
      <w:marRight w:val="0"/>
      <w:marTop w:val="0"/>
      <w:marBottom w:val="0"/>
      <w:divBdr>
        <w:top w:val="none" w:sz="0" w:space="0" w:color="auto"/>
        <w:left w:val="none" w:sz="0" w:space="0" w:color="auto"/>
        <w:bottom w:val="none" w:sz="0" w:space="0" w:color="auto"/>
        <w:right w:val="none" w:sz="0" w:space="0" w:color="auto"/>
      </w:divBdr>
    </w:div>
    <w:div w:id="657421132">
      <w:bodyDiv w:val="1"/>
      <w:marLeft w:val="0"/>
      <w:marRight w:val="0"/>
      <w:marTop w:val="0"/>
      <w:marBottom w:val="0"/>
      <w:divBdr>
        <w:top w:val="none" w:sz="0" w:space="0" w:color="auto"/>
        <w:left w:val="none" w:sz="0" w:space="0" w:color="auto"/>
        <w:bottom w:val="none" w:sz="0" w:space="0" w:color="auto"/>
        <w:right w:val="none" w:sz="0" w:space="0" w:color="auto"/>
      </w:divBdr>
    </w:div>
    <w:div w:id="677194175">
      <w:bodyDiv w:val="1"/>
      <w:marLeft w:val="0"/>
      <w:marRight w:val="0"/>
      <w:marTop w:val="0"/>
      <w:marBottom w:val="0"/>
      <w:divBdr>
        <w:top w:val="none" w:sz="0" w:space="0" w:color="auto"/>
        <w:left w:val="none" w:sz="0" w:space="0" w:color="auto"/>
        <w:bottom w:val="none" w:sz="0" w:space="0" w:color="auto"/>
        <w:right w:val="none" w:sz="0" w:space="0" w:color="auto"/>
      </w:divBdr>
    </w:div>
    <w:div w:id="812723467">
      <w:bodyDiv w:val="1"/>
      <w:marLeft w:val="0"/>
      <w:marRight w:val="0"/>
      <w:marTop w:val="0"/>
      <w:marBottom w:val="0"/>
      <w:divBdr>
        <w:top w:val="none" w:sz="0" w:space="0" w:color="auto"/>
        <w:left w:val="none" w:sz="0" w:space="0" w:color="auto"/>
        <w:bottom w:val="none" w:sz="0" w:space="0" w:color="auto"/>
        <w:right w:val="none" w:sz="0" w:space="0" w:color="auto"/>
      </w:divBdr>
    </w:div>
    <w:div w:id="875847574">
      <w:bodyDiv w:val="1"/>
      <w:marLeft w:val="0"/>
      <w:marRight w:val="0"/>
      <w:marTop w:val="0"/>
      <w:marBottom w:val="0"/>
      <w:divBdr>
        <w:top w:val="none" w:sz="0" w:space="0" w:color="auto"/>
        <w:left w:val="none" w:sz="0" w:space="0" w:color="auto"/>
        <w:bottom w:val="none" w:sz="0" w:space="0" w:color="auto"/>
        <w:right w:val="none" w:sz="0" w:space="0" w:color="auto"/>
      </w:divBdr>
    </w:div>
    <w:div w:id="1042367317">
      <w:bodyDiv w:val="1"/>
      <w:marLeft w:val="0"/>
      <w:marRight w:val="0"/>
      <w:marTop w:val="0"/>
      <w:marBottom w:val="0"/>
      <w:divBdr>
        <w:top w:val="none" w:sz="0" w:space="0" w:color="auto"/>
        <w:left w:val="none" w:sz="0" w:space="0" w:color="auto"/>
        <w:bottom w:val="none" w:sz="0" w:space="0" w:color="auto"/>
        <w:right w:val="none" w:sz="0" w:space="0" w:color="auto"/>
      </w:divBdr>
    </w:div>
    <w:div w:id="1138448948">
      <w:bodyDiv w:val="1"/>
      <w:marLeft w:val="0"/>
      <w:marRight w:val="0"/>
      <w:marTop w:val="0"/>
      <w:marBottom w:val="0"/>
      <w:divBdr>
        <w:top w:val="none" w:sz="0" w:space="0" w:color="auto"/>
        <w:left w:val="none" w:sz="0" w:space="0" w:color="auto"/>
        <w:bottom w:val="none" w:sz="0" w:space="0" w:color="auto"/>
        <w:right w:val="none" w:sz="0" w:space="0" w:color="auto"/>
      </w:divBdr>
    </w:div>
    <w:div w:id="1215044642">
      <w:bodyDiv w:val="1"/>
      <w:marLeft w:val="0"/>
      <w:marRight w:val="0"/>
      <w:marTop w:val="0"/>
      <w:marBottom w:val="0"/>
      <w:divBdr>
        <w:top w:val="none" w:sz="0" w:space="0" w:color="auto"/>
        <w:left w:val="none" w:sz="0" w:space="0" w:color="auto"/>
        <w:bottom w:val="none" w:sz="0" w:space="0" w:color="auto"/>
        <w:right w:val="none" w:sz="0" w:space="0" w:color="auto"/>
      </w:divBdr>
    </w:div>
    <w:div w:id="1334724280">
      <w:bodyDiv w:val="1"/>
      <w:marLeft w:val="0"/>
      <w:marRight w:val="0"/>
      <w:marTop w:val="0"/>
      <w:marBottom w:val="0"/>
      <w:divBdr>
        <w:top w:val="none" w:sz="0" w:space="0" w:color="auto"/>
        <w:left w:val="none" w:sz="0" w:space="0" w:color="auto"/>
        <w:bottom w:val="none" w:sz="0" w:space="0" w:color="auto"/>
        <w:right w:val="none" w:sz="0" w:space="0" w:color="auto"/>
      </w:divBdr>
    </w:div>
    <w:div w:id="1337729415">
      <w:bodyDiv w:val="1"/>
      <w:marLeft w:val="0"/>
      <w:marRight w:val="0"/>
      <w:marTop w:val="0"/>
      <w:marBottom w:val="0"/>
      <w:divBdr>
        <w:top w:val="none" w:sz="0" w:space="0" w:color="auto"/>
        <w:left w:val="none" w:sz="0" w:space="0" w:color="auto"/>
        <w:bottom w:val="none" w:sz="0" w:space="0" w:color="auto"/>
        <w:right w:val="none" w:sz="0" w:space="0" w:color="auto"/>
      </w:divBdr>
    </w:div>
    <w:div w:id="1366444994">
      <w:bodyDiv w:val="1"/>
      <w:marLeft w:val="0"/>
      <w:marRight w:val="0"/>
      <w:marTop w:val="0"/>
      <w:marBottom w:val="0"/>
      <w:divBdr>
        <w:top w:val="none" w:sz="0" w:space="0" w:color="auto"/>
        <w:left w:val="none" w:sz="0" w:space="0" w:color="auto"/>
        <w:bottom w:val="none" w:sz="0" w:space="0" w:color="auto"/>
        <w:right w:val="none" w:sz="0" w:space="0" w:color="auto"/>
      </w:divBdr>
    </w:div>
    <w:div w:id="1569343400">
      <w:bodyDiv w:val="1"/>
      <w:marLeft w:val="0"/>
      <w:marRight w:val="0"/>
      <w:marTop w:val="0"/>
      <w:marBottom w:val="0"/>
      <w:divBdr>
        <w:top w:val="none" w:sz="0" w:space="0" w:color="auto"/>
        <w:left w:val="none" w:sz="0" w:space="0" w:color="auto"/>
        <w:bottom w:val="none" w:sz="0" w:space="0" w:color="auto"/>
        <w:right w:val="none" w:sz="0" w:space="0" w:color="auto"/>
      </w:divBdr>
    </w:div>
    <w:div w:id="1881625879">
      <w:bodyDiv w:val="1"/>
      <w:marLeft w:val="0"/>
      <w:marRight w:val="0"/>
      <w:marTop w:val="0"/>
      <w:marBottom w:val="0"/>
      <w:divBdr>
        <w:top w:val="none" w:sz="0" w:space="0" w:color="auto"/>
        <w:left w:val="none" w:sz="0" w:space="0" w:color="auto"/>
        <w:bottom w:val="none" w:sz="0" w:space="0" w:color="auto"/>
        <w:right w:val="none" w:sz="0" w:space="0" w:color="auto"/>
      </w:divBdr>
    </w:div>
    <w:div w:id="1900629297">
      <w:bodyDiv w:val="1"/>
      <w:marLeft w:val="0"/>
      <w:marRight w:val="0"/>
      <w:marTop w:val="0"/>
      <w:marBottom w:val="0"/>
      <w:divBdr>
        <w:top w:val="none" w:sz="0" w:space="0" w:color="auto"/>
        <w:left w:val="none" w:sz="0" w:space="0" w:color="auto"/>
        <w:bottom w:val="none" w:sz="0" w:space="0" w:color="auto"/>
        <w:right w:val="none" w:sz="0" w:space="0" w:color="auto"/>
      </w:divBdr>
    </w:div>
    <w:div w:id="1917737242">
      <w:bodyDiv w:val="1"/>
      <w:marLeft w:val="0"/>
      <w:marRight w:val="0"/>
      <w:marTop w:val="0"/>
      <w:marBottom w:val="0"/>
      <w:divBdr>
        <w:top w:val="none" w:sz="0" w:space="0" w:color="auto"/>
        <w:left w:val="none" w:sz="0" w:space="0" w:color="auto"/>
        <w:bottom w:val="none" w:sz="0" w:space="0" w:color="auto"/>
        <w:right w:val="none" w:sz="0" w:space="0" w:color="auto"/>
      </w:divBdr>
    </w:div>
    <w:div w:id="1925144822">
      <w:bodyDiv w:val="1"/>
      <w:marLeft w:val="0"/>
      <w:marRight w:val="0"/>
      <w:marTop w:val="0"/>
      <w:marBottom w:val="0"/>
      <w:divBdr>
        <w:top w:val="none" w:sz="0" w:space="0" w:color="auto"/>
        <w:left w:val="none" w:sz="0" w:space="0" w:color="auto"/>
        <w:bottom w:val="none" w:sz="0" w:space="0" w:color="auto"/>
        <w:right w:val="none" w:sz="0" w:space="0" w:color="auto"/>
      </w:divBdr>
    </w:div>
    <w:div w:id="2003845981">
      <w:bodyDiv w:val="1"/>
      <w:marLeft w:val="0"/>
      <w:marRight w:val="0"/>
      <w:marTop w:val="0"/>
      <w:marBottom w:val="0"/>
      <w:divBdr>
        <w:top w:val="none" w:sz="0" w:space="0" w:color="auto"/>
        <w:left w:val="none" w:sz="0" w:space="0" w:color="auto"/>
        <w:bottom w:val="none" w:sz="0" w:space="0" w:color="auto"/>
        <w:right w:val="none" w:sz="0" w:space="0" w:color="auto"/>
      </w:divBdr>
    </w:div>
    <w:div w:id="212896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vatar.cerema.fr/"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data.gouv.fr/fr/" TargetMode="External"/><Relationship Id="rId13" Type="http://schemas.openxmlformats.org/officeDocument/2006/relationships/hyperlink" Target="https://www.faune-france.org/" TargetMode="External"/><Relationship Id="rId18" Type="http://schemas.openxmlformats.org/officeDocument/2006/relationships/hyperlink" Target="https://dreal.applis-bretagne.fr/iris/calcul_trafic/connexion.ph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eoservices.ign.fr/telechargement"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theia-land.fr/ceslist/ces-occupation-des-sols/" TargetMode="External"/><Relationship Id="rId23" Type="http://schemas.openxmlformats.org/officeDocument/2006/relationships/image" Target="media/image6.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ata.biolovision.net/"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C5F19-7047-4A00-9825-6719DC461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47</Pages>
  <Words>54084</Words>
  <Characters>297462</Characters>
  <Application>Microsoft Office Word</Application>
  <DocSecurity>0</DocSecurity>
  <Lines>2478</Lines>
  <Paragraphs>701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Jean-Yves BARNAGAUD</dc:creator>
  <cp:keywords/>
  <dc:description/>
  <cp:lastModifiedBy>M. Jean-Francois BRETAUD</cp:lastModifiedBy>
  <cp:revision>7</cp:revision>
  <dcterms:created xsi:type="dcterms:W3CDTF">2025-09-26T11:06:00Z</dcterms:created>
  <dcterms:modified xsi:type="dcterms:W3CDTF">2025-10-10T13:48:00Z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id="HuoyeTXY"/&gt;&lt;style id="http://www.zotero.org/styles/oikos" hasBibliography="1" bibliographyStyleHasBeenSet="1"/&gt;&lt;prefs&gt;&lt;pref name="fieldType" value="Field"/&gt;&lt;/prefs&gt;&lt;/data&gt;</vt:lpwstr>
  </property>
</Properties>
</file>